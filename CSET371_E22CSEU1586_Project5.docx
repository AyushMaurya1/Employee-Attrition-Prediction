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127C68" w14:textId="77777777" w:rsidR="00C91BDA" w:rsidRDefault="00C91BDA" w:rsidP="004B7C0F">
      <w:pPr>
        <w:pStyle w:val="BodyText"/>
        <w:rPr>
          <w:sz w:val="20"/>
        </w:rPr>
      </w:pPr>
    </w:p>
    <w:p w14:paraId="453B6718" w14:textId="77777777" w:rsidR="00C91BDA" w:rsidRDefault="00C91BDA" w:rsidP="004B7C0F">
      <w:pPr>
        <w:pStyle w:val="BodyText"/>
        <w:spacing w:before="1"/>
        <w:rPr>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4"/>
        <w:gridCol w:w="4286"/>
      </w:tblGrid>
      <w:tr w:rsidR="006F522D" w:rsidRPr="000D5459" w14:paraId="6F5F4BD4" w14:textId="77777777" w:rsidTr="00E86C78">
        <w:tc>
          <w:tcPr>
            <w:tcW w:w="5524" w:type="dxa"/>
          </w:tcPr>
          <w:p w14:paraId="598DFAAF" w14:textId="7AA44571" w:rsidR="006F522D" w:rsidRPr="00363FE1" w:rsidRDefault="006F522D" w:rsidP="004B7C0F">
            <w:pPr>
              <w:rPr>
                <w:sz w:val="28"/>
                <w:szCs w:val="28"/>
              </w:rPr>
            </w:pPr>
            <w:r w:rsidRPr="00B23069">
              <w:rPr>
                <w:b/>
                <w:bCs/>
                <w:sz w:val="28"/>
                <w:szCs w:val="28"/>
              </w:rPr>
              <w:t>Course-</w:t>
            </w:r>
            <w:r w:rsidR="00A21835">
              <w:rPr>
                <w:b/>
                <w:bCs/>
                <w:sz w:val="28"/>
                <w:szCs w:val="28"/>
              </w:rPr>
              <w:t xml:space="preserve"> B.</w:t>
            </w:r>
            <w:r w:rsidR="00060D6D">
              <w:rPr>
                <w:b/>
                <w:bCs/>
                <w:sz w:val="28"/>
                <w:szCs w:val="28"/>
              </w:rPr>
              <w:t xml:space="preserve"> </w:t>
            </w:r>
            <w:r w:rsidR="00A21835">
              <w:rPr>
                <w:b/>
                <w:bCs/>
                <w:sz w:val="28"/>
                <w:szCs w:val="28"/>
              </w:rPr>
              <w:t>Tech</w:t>
            </w:r>
            <w:r w:rsidRPr="00363FE1">
              <w:rPr>
                <w:sz w:val="28"/>
                <w:szCs w:val="28"/>
              </w:rPr>
              <w:tab/>
            </w:r>
          </w:p>
        </w:tc>
        <w:tc>
          <w:tcPr>
            <w:tcW w:w="4366" w:type="dxa"/>
          </w:tcPr>
          <w:p w14:paraId="36D6F41A" w14:textId="440B71A5" w:rsidR="006F522D" w:rsidRPr="00363FE1" w:rsidRDefault="006F522D" w:rsidP="004B7C0F">
            <w:pPr>
              <w:rPr>
                <w:sz w:val="28"/>
                <w:szCs w:val="28"/>
              </w:rPr>
            </w:pPr>
            <w:r w:rsidRPr="00B23069">
              <w:rPr>
                <w:b/>
                <w:bCs/>
                <w:sz w:val="28"/>
                <w:szCs w:val="28"/>
              </w:rPr>
              <w:t>Type-</w:t>
            </w:r>
            <w:r w:rsidRPr="00363FE1">
              <w:rPr>
                <w:sz w:val="28"/>
                <w:szCs w:val="28"/>
              </w:rPr>
              <w:t xml:space="preserve"> </w:t>
            </w:r>
            <w:r>
              <w:rPr>
                <w:sz w:val="28"/>
                <w:szCs w:val="28"/>
              </w:rPr>
              <w:t xml:space="preserve">Specialization </w:t>
            </w:r>
            <w:r w:rsidR="00815D21">
              <w:rPr>
                <w:sz w:val="28"/>
                <w:szCs w:val="28"/>
              </w:rPr>
              <w:t>Elective</w:t>
            </w:r>
          </w:p>
        </w:tc>
      </w:tr>
      <w:tr w:rsidR="006F522D" w:rsidRPr="000D5459" w14:paraId="417B046E" w14:textId="77777777" w:rsidTr="00E86C78">
        <w:tc>
          <w:tcPr>
            <w:tcW w:w="5524" w:type="dxa"/>
          </w:tcPr>
          <w:p w14:paraId="35ED01AC" w14:textId="442FB6A4" w:rsidR="006F522D" w:rsidRPr="00363FE1" w:rsidRDefault="006F522D" w:rsidP="004B7C0F">
            <w:pPr>
              <w:rPr>
                <w:sz w:val="28"/>
                <w:szCs w:val="28"/>
              </w:rPr>
            </w:pPr>
            <w:r w:rsidRPr="00B23069">
              <w:rPr>
                <w:b/>
                <w:bCs/>
                <w:sz w:val="28"/>
                <w:szCs w:val="28"/>
              </w:rPr>
              <w:t>Course Code-</w:t>
            </w:r>
            <w:r w:rsidRPr="00363FE1">
              <w:rPr>
                <w:sz w:val="28"/>
                <w:szCs w:val="28"/>
              </w:rPr>
              <w:t xml:space="preserve"> </w:t>
            </w:r>
            <w:r w:rsidR="00A21835">
              <w:rPr>
                <w:sz w:val="28"/>
                <w:szCs w:val="28"/>
              </w:rPr>
              <w:t>CSET37</w:t>
            </w:r>
            <w:r w:rsidR="009237E8">
              <w:rPr>
                <w:sz w:val="28"/>
                <w:szCs w:val="28"/>
              </w:rPr>
              <w:t>1</w:t>
            </w:r>
            <w:r w:rsidRPr="00363FE1">
              <w:rPr>
                <w:sz w:val="28"/>
                <w:szCs w:val="28"/>
              </w:rPr>
              <w:tab/>
            </w:r>
          </w:p>
        </w:tc>
        <w:tc>
          <w:tcPr>
            <w:tcW w:w="4366" w:type="dxa"/>
          </w:tcPr>
          <w:p w14:paraId="6065EE7C" w14:textId="6398F359" w:rsidR="006F522D" w:rsidRPr="00363FE1" w:rsidRDefault="006F522D" w:rsidP="004B7C0F">
            <w:pPr>
              <w:rPr>
                <w:sz w:val="28"/>
                <w:szCs w:val="28"/>
              </w:rPr>
            </w:pPr>
            <w:r w:rsidRPr="00B23069">
              <w:rPr>
                <w:b/>
                <w:bCs/>
                <w:sz w:val="28"/>
                <w:szCs w:val="28"/>
              </w:rPr>
              <w:t>Course Name-</w:t>
            </w:r>
            <w:r>
              <w:rPr>
                <w:sz w:val="28"/>
                <w:szCs w:val="28"/>
              </w:rPr>
              <w:t xml:space="preserve"> </w:t>
            </w:r>
            <w:r w:rsidR="00DB4F7D">
              <w:rPr>
                <w:sz w:val="28"/>
                <w:szCs w:val="28"/>
              </w:rPr>
              <w:t>Big Data Analytics and Business Intelligence</w:t>
            </w:r>
          </w:p>
        </w:tc>
      </w:tr>
      <w:tr w:rsidR="006F522D" w:rsidRPr="000D5459" w14:paraId="57FDF166" w14:textId="77777777" w:rsidTr="00E86C78">
        <w:tc>
          <w:tcPr>
            <w:tcW w:w="5524" w:type="dxa"/>
          </w:tcPr>
          <w:p w14:paraId="2765D3B1" w14:textId="1CDE5EBE" w:rsidR="006F522D" w:rsidRPr="00363FE1" w:rsidRDefault="006F522D" w:rsidP="004B7C0F">
            <w:pPr>
              <w:rPr>
                <w:sz w:val="28"/>
                <w:szCs w:val="28"/>
              </w:rPr>
            </w:pPr>
            <w:r w:rsidRPr="00B23069">
              <w:rPr>
                <w:b/>
                <w:bCs/>
                <w:sz w:val="28"/>
                <w:szCs w:val="28"/>
              </w:rPr>
              <w:t>Year-</w:t>
            </w:r>
            <w:r w:rsidRPr="00363FE1">
              <w:rPr>
                <w:sz w:val="28"/>
                <w:szCs w:val="28"/>
              </w:rPr>
              <w:t xml:space="preserve">   202</w:t>
            </w:r>
            <w:r w:rsidR="00A21835">
              <w:rPr>
                <w:sz w:val="28"/>
                <w:szCs w:val="28"/>
              </w:rPr>
              <w:t>4</w:t>
            </w:r>
            <w:r w:rsidRPr="00363FE1">
              <w:rPr>
                <w:sz w:val="28"/>
                <w:szCs w:val="28"/>
              </w:rPr>
              <w:t xml:space="preserve">                      </w:t>
            </w:r>
          </w:p>
        </w:tc>
        <w:tc>
          <w:tcPr>
            <w:tcW w:w="4366" w:type="dxa"/>
          </w:tcPr>
          <w:p w14:paraId="0876FE14" w14:textId="77777777" w:rsidR="006F522D" w:rsidRPr="00363FE1" w:rsidRDefault="006F522D" w:rsidP="004B7C0F">
            <w:pPr>
              <w:rPr>
                <w:sz w:val="28"/>
                <w:szCs w:val="28"/>
              </w:rPr>
            </w:pPr>
            <w:r w:rsidRPr="00B23069">
              <w:rPr>
                <w:b/>
                <w:bCs/>
                <w:sz w:val="28"/>
                <w:szCs w:val="28"/>
              </w:rPr>
              <w:t>Semester</w:t>
            </w:r>
            <w:r w:rsidRPr="00363FE1">
              <w:rPr>
                <w:sz w:val="28"/>
                <w:szCs w:val="28"/>
              </w:rPr>
              <w:t xml:space="preserve">- </w:t>
            </w:r>
            <w:r>
              <w:rPr>
                <w:sz w:val="28"/>
                <w:szCs w:val="28"/>
              </w:rPr>
              <w:t>Odd</w:t>
            </w:r>
          </w:p>
        </w:tc>
      </w:tr>
      <w:tr w:rsidR="006F522D" w14:paraId="21DAD371" w14:textId="77777777" w:rsidTr="00E86C78">
        <w:tc>
          <w:tcPr>
            <w:tcW w:w="5524" w:type="dxa"/>
          </w:tcPr>
          <w:p w14:paraId="4422AF5F" w14:textId="589AC64C" w:rsidR="006F522D" w:rsidRPr="00363FE1" w:rsidRDefault="006F522D" w:rsidP="004B7C0F">
            <w:pPr>
              <w:rPr>
                <w:sz w:val="28"/>
                <w:szCs w:val="28"/>
              </w:rPr>
            </w:pPr>
          </w:p>
        </w:tc>
        <w:tc>
          <w:tcPr>
            <w:tcW w:w="4366" w:type="dxa"/>
          </w:tcPr>
          <w:p w14:paraId="1471FFD7" w14:textId="77777777" w:rsidR="006F522D" w:rsidRDefault="00A21835" w:rsidP="004B7C0F">
            <w:pPr>
              <w:rPr>
                <w:sz w:val="28"/>
                <w:szCs w:val="28"/>
              </w:rPr>
            </w:pPr>
            <w:r w:rsidRPr="00A21835">
              <w:rPr>
                <w:b/>
                <w:bCs/>
                <w:sz w:val="28"/>
                <w:szCs w:val="28"/>
              </w:rPr>
              <w:t>Session</w:t>
            </w:r>
            <w:r w:rsidR="006F522D" w:rsidRPr="00A21835">
              <w:rPr>
                <w:b/>
                <w:bCs/>
                <w:sz w:val="28"/>
                <w:szCs w:val="28"/>
              </w:rPr>
              <w:t>-</w:t>
            </w:r>
            <w:r w:rsidR="006F522D" w:rsidRPr="00363FE1">
              <w:rPr>
                <w:sz w:val="28"/>
                <w:szCs w:val="28"/>
              </w:rPr>
              <w:t xml:space="preserve"> </w:t>
            </w:r>
            <w:r w:rsidR="006F522D">
              <w:rPr>
                <w:sz w:val="28"/>
                <w:szCs w:val="28"/>
              </w:rPr>
              <w:t>20</w:t>
            </w:r>
            <w:r w:rsidR="00815D21">
              <w:rPr>
                <w:sz w:val="28"/>
                <w:szCs w:val="28"/>
              </w:rPr>
              <w:t>2</w:t>
            </w:r>
            <w:r>
              <w:rPr>
                <w:sz w:val="28"/>
                <w:szCs w:val="28"/>
              </w:rPr>
              <w:t>2</w:t>
            </w:r>
            <w:r w:rsidR="006F522D">
              <w:rPr>
                <w:sz w:val="28"/>
                <w:szCs w:val="28"/>
              </w:rPr>
              <w:t>-20</w:t>
            </w:r>
            <w:r w:rsidR="00815D21">
              <w:rPr>
                <w:sz w:val="28"/>
                <w:szCs w:val="28"/>
              </w:rPr>
              <w:t>26</w:t>
            </w:r>
          </w:p>
          <w:p w14:paraId="01AE96C6" w14:textId="1A3D65CE" w:rsidR="00EE7FD2" w:rsidRPr="00363FE1" w:rsidRDefault="00EE7FD2" w:rsidP="004B7C0F">
            <w:pPr>
              <w:rPr>
                <w:sz w:val="28"/>
                <w:szCs w:val="28"/>
              </w:rPr>
            </w:pPr>
          </w:p>
        </w:tc>
      </w:tr>
    </w:tbl>
    <w:p w14:paraId="62EE61A7" w14:textId="59209C0E" w:rsidR="006F522D" w:rsidRPr="0095709F" w:rsidRDefault="00CE76FD" w:rsidP="004B7C0F">
      <w:pPr>
        <w:rPr>
          <w:b/>
          <w:bCs/>
          <w:sz w:val="28"/>
          <w:szCs w:val="28"/>
        </w:rPr>
      </w:pPr>
      <w:r>
        <w:rPr>
          <w:b/>
          <w:bCs/>
          <w:sz w:val="28"/>
          <w:szCs w:val="28"/>
        </w:rPr>
        <w:t>Student</w:t>
      </w:r>
      <w:r w:rsidR="008F1E43">
        <w:rPr>
          <w:b/>
          <w:bCs/>
          <w:sz w:val="28"/>
          <w:szCs w:val="28"/>
        </w:rPr>
        <w:t>’</w:t>
      </w:r>
      <w:r>
        <w:rPr>
          <w:b/>
          <w:bCs/>
          <w:sz w:val="28"/>
          <w:szCs w:val="28"/>
        </w:rPr>
        <w:t xml:space="preserve">s </w:t>
      </w:r>
      <w:r w:rsidR="008F1E43" w:rsidRPr="0095709F">
        <w:rPr>
          <w:b/>
          <w:bCs/>
          <w:sz w:val="28"/>
          <w:szCs w:val="28"/>
        </w:rPr>
        <w:t>Name:</w:t>
      </w:r>
      <w:r w:rsidR="009237E8">
        <w:rPr>
          <w:b/>
          <w:bCs/>
          <w:sz w:val="28"/>
          <w:szCs w:val="28"/>
        </w:rPr>
        <w:t xml:space="preserve"> </w:t>
      </w:r>
      <w:r w:rsidR="009237E8" w:rsidRPr="00DC0DA0">
        <w:rPr>
          <w:b/>
          <w:bCs/>
          <w:sz w:val="28"/>
          <w:szCs w:val="28"/>
          <w:u w:val="single"/>
        </w:rPr>
        <w:t>A</w:t>
      </w:r>
      <w:r w:rsidR="00F2782C">
        <w:rPr>
          <w:b/>
          <w:bCs/>
          <w:sz w:val="28"/>
          <w:szCs w:val="28"/>
          <w:u w:val="single"/>
        </w:rPr>
        <w:t>yush Maurya</w:t>
      </w:r>
      <w:r w:rsidR="009237E8">
        <w:rPr>
          <w:b/>
          <w:bCs/>
          <w:sz w:val="28"/>
          <w:szCs w:val="28"/>
        </w:rPr>
        <w:t xml:space="preserve">      </w:t>
      </w:r>
      <w:r w:rsidR="00A21835">
        <w:rPr>
          <w:b/>
          <w:bCs/>
          <w:sz w:val="28"/>
          <w:szCs w:val="28"/>
        </w:rPr>
        <w:t>Enrollment No.:</w:t>
      </w:r>
      <w:r w:rsidR="009237E8">
        <w:rPr>
          <w:b/>
          <w:bCs/>
          <w:sz w:val="28"/>
          <w:szCs w:val="28"/>
        </w:rPr>
        <w:t xml:space="preserve"> </w:t>
      </w:r>
      <w:r w:rsidR="009237E8" w:rsidRPr="00DC0DA0">
        <w:rPr>
          <w:b/>
          <w:bCs/>
          <w:sz w:val="28"/>
          <w:szCs w:val="28"/>
          <w:u w:val="single"/>
        </w:rPr>
        <w:t>E22CSEU1</w:t>
      </w:r>
      <w:r w:rsidR="00F2782C">
        <w:rPr>
          <w:b/>
          <w:bCs/>
          <w:sz w:val="28"/>
          <w:szCs w:val="28"/>
          <w:u w:val="single"/>
        </w:rPr>
        <w:t>586</w:t>
      </w:r>
      <w:r w:rsidR="009237E8">
        <w:rPr>
          <w:b/>
          <w:bCs/>
          <w:sz w:val="28"/>
          <w:szCs w:val="28"/>
        </w:rPr>
        <w:t xml:space="preserve">      </w:t>
      </w:r>
      <w:r w:rsidR="00A21835">
        <w:rPr>
          <w:b/>
          <w:bCs/>
          <w:sz w:val="28"/>
          <w:szCs w:val="28"/>
        </w:rPr>
        <w:t>Batch:</w:t>
      </w:r>
      <w:r w:rsidR="009237E8">
        <w:rPr>
          <w:b/>
          <w:bCs/>
          <w:sz w:val="28"/>
          <w:szCs w:val="28"/>
        </w:rPr>
        <w:t xml:space="preserve"> </w:t>
      </w:r>
      <w:r w:rsidR="009237E8" w:rsidRPr="00DC0DA0">
        <w:rPr>
          <w:b/>
          <w:bCs/>
          <w:sz w:val="28"/>
          <w:szCs w:val="28"/>
          <w:u w:val="single"/>
        </w:rPr>
        <w:t>49</w:t>
      </w:r>
    </w:p>
    <w:p w14:paraId="531F5C21" w14:textId="77777777" w:rsidR="001033BF" w:rsidRPr="00C34AC4" w:rsidRDefault="001033BF" w:rsidP="004B7C0F">
      <w:pPr>
        <w:ind w:left="793"/>
        <w:rPr>
          <w:b/>
          <w:sz w:val="36"/>
        </w:rPr>
      </w:pPr>
    </w:p>
    <w:p w14:paraId="09033028" w14:textId="6A84368F" w:rsidR="0061708C" w:rsidRPr="002157AB" w:rsidRDefault="00C97976" w:rsidP="004B7C0F">
      <w:pPr>
        <w:ind w:left="793"/>
        <w:jc w:val="center"/>
        <w:rPr>
          <w:b/>
          <w:sz w:val="32"/>
          <w:szCs w:val="32"/>
          <w:u w:val="single"/>
        </w:rPr>
      </w:pPr>
      <w:r w:rsidRPr="002157AB">
        <w:rPr>
          <w:b/>
          <w:sz w:val="32"/>
          <w:szCs w:val="32"/>
          <w:u w:val="single"/>
        </w:rPr>
        <w:t>Problem Statement</w:t>
      </w:r>
    </w:p>
    <w:p w14:paraId="1AB88450" w14:textId="77777777" w:rsidR="0061708C" w:rsidRPr="00C34AC4" w:rsidRDefault="0061708C" w:rsidP="004B7C0F">
      <w:pPr>
        <w:ind w:left="793"/>
        <w:jc w:val="center"/>
        <w:rPr>
          <w:b/>
          <w:sz w:val="32"/>
          <w:szCs w:val="32"/>
        </w:rPr>
      </w:pPr>
    </w:p>
    <w:p w14:paraId="77CB7D6C" w14:textId="7DC0CF87" w:rsidR="001033BF" w:rsidRDefault="0061708C" w:rsidP="004B7C0F">
      <w:pPr>
        <w:ind w:left="793"/>
        <w:jc w:val="center"/>
        <w:rPr>
          <w:b/>
          <w:color w:val="7030A0"/>
          <w:sz w:val="32"/>
          <w:szCs w:val="32"/>
        </w:rPr>
      </w:pPr>
      <w:r w:rsidRPr="00C34AC4">
        <w:rPr>
          <w:b/>
          <w:sz w:val="32"/>
          <w:szCs w:val="32"/>
        </w:rPr>
        <w:t>“</w:t>
      </w:r>
      <w:r w:rsidR="009237E8" w:rsidRPr="009237E8">
        <w:rPr>
          <w:b/>
          <w:bCs/>
          <w:sz w:val="32"/>
          <w:szCs w:val="32"/>
        </w:rPr>
        <w:t>Predicting Employee Attrition in an Organization</w:t>
      </w:r>
      <w:r w:rsidRPr="00C96C81">
        <w:rPr>
          <w:b/>
          <w:color w:val="7030A0"/>
          <w:sz w:val="32"/>
          <w:szCs w:val="32"/>
        </w:rPr>
        <w:t>”</w:t>
      </w:r>
    </w:p>
    <w:p w14:paraId="18F20D50" w14:textId="77777777" w:rsidR="00F651E3" w:rsidRDefault="00F651E3" w:rsidP="00F651E3">
      <w:pPr>
        <w:pStyle w:val="Heading1"/>
        <w:ind w:left="0"/>
        <w:rPr>
          <w:u w:val="single"/>
        </w:rPr>
      </w:pPr>
    </w:p>
    <w:p w14:paraId="159FB6D0" w14:textId="2C88D8CD" w:rsidR="00506BD5" w:rsidRPr="002157AB" w:rsidRDefault="002157AB" w:rsidP="0085421A">
      <w:pPr>
        <w:pStyle w:val="Heading1"/>
        <w:rPr>
          <w:u w:val="single"/>
        </w:rPr>
      </w:pPr>
      <w:r>
        <w:rPr>
          <w:u w:val="single"/>
        </w:rPr>
        <w:t>INTRODUCTION</w:t>
      </w:r>
    </w:p>
    <w:p w14:paraId="654E76B5" w14:textId="77777777" w:rsidR="004B7C0F" w:rsidRDefault="004B7C0F" w:rsidP="004B7C0F">
      <w:pPr>
        <w:pStyle w:val="ListParagraph"/>
        <w:ind w:left="567" w:firstLine="0"/>
        <w:jc w:val="both"/>
        <w:rPr>
          <w:bCs/>
          <w:sz w:val="28"/>
          <w:szCs w:val="28"/>
        </w:rPr>
      </w:pPr>
    </w:p>
    <w:p w14:paraId="0AD2DA8A" w14:textId="19817154" w:rsidR="00FE6C88" w:rsidRPr="00F651E3" w:rsidRDefault="00FE6C88" w:rsidP="00F651E3">
      <w:pPr>
        <w:jc w:val="both"/>
        <w:rPr>
          <w:bCs/>
          <w:sz w:val="28"/>
          <w:szCs w:val="28"/>
        </w:rPr>
      </w:pPr>
      <w:r w:rsidRPr="00F651E3">
        <w:rPr>
          <w:bCs/>
          <w:sz w:val="28"/>
          <w:szCs w:val="28"/>
        </w:rPr>
        <w:t xml:space="preserve">Employee attrition, therefore, is an ongoing issue, cut across industries, because attrition directly impacts productivity since it breaks the chain of work and involves significant costs for replacements-recruitment and training, above all. Experienced employees have essential organizational knowledge, increase team cohesiveness, and facilitate effective and consistent supply of products and services. High levels of attrition can signal underlining organizational problems and even job dissatisfaction. Perhaps the compensation is not sufficient, and sometimes, the work-life demands are not met. Dealing with issues described above demands better recognition of factors that will influence an employee's staying or leaving the organization. </w:t>
      </w:r>
    </w:p>
    <w:p w14:paraId="715EAC1A" w14:textId="77777777" w:rsidR="00377CC9" w:rsidRPr="00FE6C88" w:rsidRDefault="00377CC9" w:rsidP="00FE6C88">
      <w:pPr>
        <w:pStyle w:val="ListParagraph"/>
        <w:ind w:left="567"/>
        <w:jc w:val="both"/>
        <w:rPr>
          <w:bCs/>
          <w:sz w:val="28"/>
          <w:szCs w:val="28"/>
        </w:rPr>
      </w:pPr>
    </w:p>
    <w:p w14:paraId="5EE12112" w14:textId="5616999A" w:rsidR="00EE7FD2" w:rsidRPr="00F651E3" w:rsidRDefault="00FE6C88" w:rsidP="00F651E3">
      <w:pPr>
        <w:jc w:val="both"/>
        <w:rPr>
          <w:bCs/>
          <w:sz w:val="28"/>
          <w:szCs w:val="28"/>
        </w:rPr>
      </w:pPr>
      <w:r w:rsidRPr="00F651E3">
        <w:rPr>
          <w:bCs/>
          <w:sz w:val="28"/>
          <w:szCs w:val="28"/>
        </w:rPr>
        <w:t>This project will focus on using the power of data analytics and machine learning to predict attrition in employees as well as generate actionable insights. With a comprehensive analysis of demographic, job-related, compensation, and engagement features, we will identify patterns and relationships that will contribute to attrition. The approach allows HR departments to identify at-risk employees early on, thus enabling them to take targeted retention strategies. Predicting attrition reduces turnover costs, but also increases employee satisfaction and the capacity of an organization to hold onto the best talent in a competitive market. These tools take what is usually a reactionary challenge and make it into a proactive opportunity for business improvement.</w:t>
      </w:r>
    </w:p>
    <w:p w14:paraId="5572B75E" w14:textId="77777777" w:rsidR="004B7C0F" w:rsidRPr="00EE7FD2" w:rsidRDefault="004B7C0F" w:rsidP="004B7C0F">
      <w:pPr>
        <w:pStyle w:val="ListParagraph"/>
        <w:ind w:left="567" w:firstLine="0"/>
        <w:jc w:val="both"/>
        <w:rPr>
          <w:bCs/>
          <w:sz w:val="28"/>
          <w:szCs w:val="28"/>
        </w:rPr>
      </w:pPr>
    </w:p>
    <w:p w14:paraId="4AB12927" w14:textId="675CDC65" w:rsidR="004B7C0F" w:rsidRPr="002157AB" w:rsidRDefault="00506BD5" w:rsidP="00F651E3">
      <w:pPr>
        <w:pStyle w:val="Heading1"/>
        <w:rPr>
          <w:u w:val="single"/>
        </w:rPr>
      </w:pPr>
      <w:r w:rsidRPr="002157AB">
        <w:rPr>
          <w:u w:val="single"/>
        </w:rPr>
        <w:lastRenderedPageBreak/>
        <w:t>O</w:t>
      </w:r>
      <w:r w:rsidR="002157AB">
        <w:rPr>
          <w:u w:val="single"/>
        </w:rPr>
        <w:t>BJECTIVES</w:t>
      </w:r>
    </w:p>
    <w:p w14:paraId="3D9B7A89" w14:textId="77777777" w:rsidR="0085421A" w:rsidRDefault="0085421A" w:rsidP="0085421A">
      <w:pPr>
        <w:pStyle w:val="BodyText"/>
        <w:spacing w:before="8"/>
        <w:ind w:left="720"/>
        <w:jc w:val="both"/>
        <w:rPr>
          <w:b/>
          <w:sz w:val="28"/>
          <w:szCs w:val="28"/>
        </w:rPr>
      </w:pPr>
    </w:p>
    <w:p w14:paraId="11435137" w14:textId="7F85730B" w:rsidR="0085421A" w:rsidRPr="0085421A" w:rsidRDefault="0085421A" w:rsidP="00937222">
      <w:pPr>
        <w:pStyle w:val="BodyText"/>
        <w:spacing w:before="8"/>
        <w:jc w:val="both"/>
        <w:rPr>
          <w:b/>
          <w:sz w:val="28"/>
          <w:szCs w:val="28"/>
        </w:rPr>
      </w:pPr>
      <w:r w:rsidRPr="0085421A">
        <w:rPr>
          <w:b/>
          <w:sz w:val="28"/>
          <w:szCs w:val="28"/>
        </w:rPr>
        <w:t>Identify the major determinants of attrition.</w:t>
      </w:r>
    </w:p>
    <w:p w14:paraId="5E8F76F5" w14:textId="77777777" w:rsidR="0085421A" w:rsidRPr="0085421A" w:rsidRDefault="0085421A" w:rsidP="00937222">
      <w:pPr>
        <w:pStyle w:val="BodyText"/>
        <w:spacing w:before="8"/>
        <w:jc w:val="both"/>
        <w:rPr>
          <w:bCs/>
          <w:sz w:val="28"/>
          <w:szCs w:val="28"/>
        </w:rPr>
      </w:pPr>
      <w:r w:rsidRPr="0085421A">
        <w:rPr>
          <w:bCs/>
          <w:sz w:val="28"/>
          <w:szCs w:val="28"/>
        </w:rPr>
        <w:t>Analyze the traits of demographics, job, compensation, and engagement as an underpinning for developing drivers of employee turnover.</w:t>
      </w:r>
    </w:p>
    <w:p w14:paraId="40D375E3" w14:textId="77777777" w:rsidR="0085421A" w:rsidRPr="0085421A" w:rsidRDefault="0085421A" w:rsidP="00937222">
      <w:pPr>
        <w:pStyle w:val="BodyText"/>
        <w:spacing w:before="8"/>
        <w:ind w:left="720"/>
        <w:jc w:val="both"/>
        <w:rPr>
          <w:bCs/>
          <w:sz w:val="28"/>
          <w:szCs w:val="28"/>
        </w:rPr>
      </w:pPr>
    </w:p>
    <w:p w14:paraId="0B5E59FD" w14:textId="77777777" w:rsidR="0085421A" w:rsidRPr="0085421A" w:rsidRDefault="0085421A" w:rsidP="00937222">
      <w:pPr>
        <w:pStyle w:val="BodyText"/>
        <w:spacing w:before="8"/>
        <w:jc w:val="both"/>
        <w:rPr>
          <w:b/>
          <w:sz w:val="28"/>
          <w:szCs w:val="28"/>
        </w:rPr>
      </w:pPr>
      <w:r w:rsidRPr="0085421A">
        <w:rPr>
          <w:b/>
          <w:sz w:val="28"/>
          <w:szCs w:val="28"/>
        </w:rPr>
        <w:t>Build a reliable predictive model.</w:t>
      </w:r>
    </w:p>
    <w:p w14:paraId="3DAEEE31" w14:textId="77777777" w:rsidR="0085421A" w:rsidRPr="0085421A" w:rsidRDefault="0085421A" w:rsidP="00937222">
      <w:pPr>
        <w:pStyle w:val="BodyText"/>
        <w:spacing w:before="8"/>
        <w:jc w:val="both"/>
        <w:rPr>
          <w:bCs/>
          <w:sz w:val="28"/>
          <w:szCs w:val="28"/>
        </w:rPr>
      </w:pPr>
      <w:r w:rsidRPr="0085421A">
        <w:rPr>
          <w:bCs/>
          <w:sz w:val="28"/>
          <w:szCs w:val="28"/>
        </w:rPr>
        <w:t>Train and test classification models on whether the employee will continue or not to work with the company.</w:t>
      </w:r>
    </w:p>
    <w:p w14:paraId="7AF498E0" w14:textId="77777777" w:rsidR="0085421A" w:rsidRPr="0085421A" w:rsidRDefault="0085421A" w:rsidP="00937222">
      <w:pPr>
        <w:pStyle w:val="BodyText"/>
        <w:spacing w:before="8"/>
        <w:ind w:left="720"/>
        <w:jc w:val="both"/>
        <w:rPr>
          <w:b/>
          <w:sz w:val="28"/>
          <w:szCs w:val="28"/>
        </w:rPr>
      </w:pPr>
    </w:p>
    <w:p w14:paraId="1499C9BB" w14:textId="678BDB15" w:rsidR="0085421A" w:rsidRPr="0085421A" w:rsidRDefault="00270B6E" w:rsidP="00937222">
      <w:pPr>
        <w:pStyle w:val="BodyText"/>
        <w:spacing w:before="8"/>
        <w:jc w:val="both"/>
        <w:rPr>
          <w:b/>
          <w:sz w:val="28"/>
          <w:szCs w:val="28"/>
        </w:rPr>
      </w:pPr>
      <w:r>
        <w:rPr>
          <w:b/>
          <w:sz w:val="28"/>
          <w:szCs w:val="28"/>
        </w:rPr>
        <w:t>Understanding Organizations Composition</w:t>
      </w:r>
    </w:p>
    <w:p w14:paraId="6ADCC440" w14:textId="77777777" w:rsidR="0085421A" w:rsidRDefault="0085421A" w:rsidP="00937222">
      <w:pPr>
        <w:pStyle w:val="BodyText"/>
        <w:spacing w:before="8"/>
        <w:jc w:val="both"/>
        <w:rPr>
          <w:bCs/>
          <w:sz w:val="28"/>
          <w:szCs w:val="28"/>
        </w:rPr>
      </w:pPr>
      <w:r w:rsidRPr="0085421A">
        <w:rPr>
          <w:bCs/>
          <w:sz w:val="28"/>
          <w:szCs w:val="28"/>
        </w:rPr>
        <w:t>Missing values, class imbalance, and feature scaling need to be addressed in the optimization process of the dataset toward good machine learning.</w:t>
      </w:r>
    </w:p>
    <w:p w14:paraId="5C1E5F28" w14:textId="77777777" w:rsidR="00604807" w:rsidRDefault="00604807" w:rsidP="00937222">
      <w:pPr>
        <w:pStyle w:val="BodyText"/>
        <w:spacing w:before="8"/>
        <w:jc w:val="both"/>
        <w:rPr>
          <w:bCs/>
          <w:sz w:val="28"/>
          <w:szCs w:val="28"/>
        </w:rPr>
      </w:pPr>
    </w:p>
    <w:p w14:paraId="07624749" w14:textId="386E7E4B" w:rsidR="00604807" w:rsidRDefault="00604807" w:rsidP="00937222">
      <w:pPr>
        <w:pStyle w:val="BodyText"/>
        <w:spacing w:before="8"/>
        <w:jc w:val="both"/>
        <w:rPr>
          <w:b/>
          <w:sz w:val="28"/>
          <w:szCs w:val="28"/>
        </w:rPr>
      </w:pPr>
      <w:r>
        <w:rPr>
          <w:b/>
          <w:sz w:val="28"/>
          <w:szCs w:val="28"/>
        </w:rPr>
        <w:t>Understanding</w:t>
      </w:r>
      <w:r w:rsidRPr="0085421A">
        <w:rPr>
          <w:b/>
          <w:sz w:val="28"/>
          <w:szCs w:val="28"/>
        </w:rPr>
        <w:t xml:space="preserve"> </w:t>
      </w:r>
      <w:r>
        <w:rPr>
          <w:b/>
          <w:sz w:val="28"/>
          <w:szCs w:val="28"/>
        </w:rPr>
        <w:t>Organizations Composition</w:t>
      </w:r>
    </w:p>
    <w:p w14:paraId="3261C9BB" w14:textId="272B4C3F" w:rsidR="0085421A" w:rsidRDefault="002D776C" w:rsidP="00937222">
      <w:pPr>
        <w:pStyle w:val="BodyText"/>
        <w:spacing w:before="8"/>
        <w:jc w:val="both"/>
        <w:rPr>
          <w:bCs/>
          <w:sz w:val="28"/>
          <w:szCs w:val="28"/>
        </w:rPr>
      </w:pPr>
      <w:r>
        <w:rPr>
          <w:bCs/>
          <w:sz w:val="28"/>
          <w:szCs w:val="28"/>
        </w:rPr>
        <w:t xml:space="preserve">Which people are working, what age group, gender they belong </w:t>
      </w:r>
      <w:r w:rsidR="00996E50">
        <w:rPr>
          <w:bCs/>
          <w:sz w:val="28"/>
          <w:szCs w:val="28"/>
        </w:rPr>
        <w:t>to and</w:t>
      </w:r>
      <w:r>
        <w:rPr>
          <w:bCs/>
          <w:sz w:val="28"/>
          <w:szCs w:val="28"/>
        </w:rPr>
        <w:t xml:space="preserve"> </w:t>
      </w:r>
      <w:r w:rsidR="003D2CE9">
        <w:rPr>
          <w:bCs/>
          <w:sz w:val="28"/>
          <w:szCs w:val="28"/>
        </w:rPr>
        <w:t xml:space="preserve">what plans </w:t>
      </w:r>
      <w:proofErr w:type="gramStart"/>
      <w:r w:rsidR="003D2CE9">
        <w:rPr>
          <w:bCs/>
          <w:sz w:val="28"/>
          <w:szCs w:val="28"/>
        </w:rPr>
        <w:t>company</w:t>
      </w:r>
      <w:proofErr w:type="gramEnd"/>
      <w:r w:rsidR="003D2CE9">
        <w:rPr>
          <w:bCs/>
          <w:sz w:val="28"/>
          <w:szCs w:val="28"/>
        </w:rPr>
        <w:t xml:space="preserve"> offers to which employees</w:t>
      </w:r>
      <w:ins w:id="0" w:author="Microsoft Word" w:date="2024-11-27T22:26:00Z" w16du:dateUtc="2024-11-27T16:56:00Z">
        <w:r w:rsidR="00B96C0B">
          <w:rPr>
            <w:bCs/>
            <w:sz w:val="28"/>
            <w:szCs w:val="28"/>
          </w:rPr>
          <w:t>.</w:t>
        </w:r>
      </w:ins>
    </w:p>
    <w:p w14:paraId="125ADDA8" w14:textId="77777777" w:rsidR="00C36D17" w:rsidRPr="0085421A" w:rsidRDefault="00C36D17" w:rsidP="00937222">
      <w:pPr>
        <w:pStyle w:val="BodyText"/>
        <w:spacing w:before="8"/>
        <w:jc w:val="both"/>
        <w:rPr>
          <w:b/>
          <w:sz w:val="28"/>
          <w:szCs w:val="28"/>
        </w:rPr>
      </w:pPr>
    </w:p>
    <w:p w14:paraId="6C84D5C9" w14:textId="77777777" w:rsidR="0085421A" w:rsidRPr="0085421A" w:rsidRDefault="0085421A" w:rsidP="00937222">
      <w:pPr>
        <w:pStyle w:val="BodyText"/>
        <w:spacing w:before="8"/>
        <w:jc w:val="both"/>
        <w:rPr>
          <w:b/>
          <w:sz w:val="28"/>
          <w:szCs w:val="28"/>
        </w:rPr>
      </w:pPr>
      <w:r w:rsidRPr="0085421A">
        <w:rPr>
          <w:b/>
          <w:sz w:val="28"/>
          <w:szCs w:val="28"/>
        </w:rPr>
        <w:t>Provide actionable insights</w:t>
      </w:r>
    </w:p>
    <w:p w14:paraId="3F0A6B78" w14:textId="77777777" w:rsidR="0085421A" w:rsidRPr="0085421A" w:rsidRDefault="0085421A" w:rsidP="00937222">
      <w:pPr>
        <w:pStyle w:val="BodyText"/>
        <w:spacing w:before="8"/>
        <w:jc w:val="both"/>
        <w:rPr>
          <w:bCs/>
          <w:sz w:val="28"/>
          <w:szCs w:val="28"/>
        </w:rPr>
      </w:pPr>
      <w:r w:rsidRPr="0085421A">
        <w:rPr>
          <w:bCs/>
          <w:sz w:val="28"/>
          <w:szCs w:val="28"/>
        </w:rPr>
        <w:t xml:space="preserve">Feature importance analysis and outputs from these models can help HR departments understand the specific areas for intervention. </w:t>
      </w:r>
    </w:p>
    <w:p w14:paraId="0DC9A05B" w14:textId="77777777" w:rsidR="0085421A" w:rsidRPr="0085421A" w:rsidRDefault="0085421A" w:rsidP="00937222">
      <w:pPr>
        <w:pStyle w:val="BodyText"/>
        <w:spacing w:before="8"/>
        <w:ind w:left="720"/>
        <w:jc w:val="both"/>
        <w:rPr>
          <w:b/>
          <w:sz w:val="28"/>
          <w:szCs w:val="28"/>
        </w:rPr>
      </w:pPr>
    </w:p>
    <w:p w14:paraId="0B197AA9" w14:textId="77777777" w:rsidR="0085421A" w:rsidRPr="0085421A" w:rsidRDefault="0085421A" w:rsidP="00937222">
      <w:pPr>
        <w:pStyle w:val="BodyText"/>
        <w:spacing w:before="8"/>
        <w:jc w:val="both"/>
        <w:rPr>
          <w:b/>
          <w:sz w:val="28"/>
          <w:szCs w:val="28"/>
        </w:rPr>
      </w:pPr>
      <w:r w:rsidRPr="0085421A">
        <w:rPr>
          <w:b/>
          <w:sz w:val="28"/>
          <w:szCs w:val="28"/>
        </w:rPr>
        <w:t xml:space="preserve">Support HR strategies. </w:t>
      </w:r>
    </w:p>
    <w:p w14:paraId="3C174D79" w14:textId="6B835053" w:rsidR="004B7C0F" w:rsidRPr="0085421A" w:rsidRDefault="0085421A" w:rsidP="00937222">
      <w:pPr>
        <w:pStyle w:val="BodyText"/>
        <w:spacing w:before="8"/>
        <w:jc w:val="both"/>
        <w:rPr>
          <w:bCs/>
          <w:sz w:val="28"/>
          <w:szCs w:val="28"/>
        </w:rPr>
      </w:pPr>
      <w:r w:rsidRPr="0085421A">
        <w:rPr>
          <w:bCs/>
          <w:sz w:val="28"/>
          <w:szCs w:val="28"/>
        </w:rPr>
        <w:t>It helps the human resource teams implement evidence-based retention programs, work-life balance optimization, and compensation policy changes for at-risk employees.</w:t>
      </w:r>
    </w:p>
    <w:p w14:paraId="04C71990" w14:textId="77777777" w:rsidR="00F651E3" w:rsidRDefault="00F651E3" w:rsidP="00937222">
      <w:pPr>
        <w:pStyle w:val="Heading1"/>
        <w:ind w:left="0"/>
        <w:jc w:val="both"/>
        <w:rPr>
          <w:u w:val="single"/>
        </w:rPr>
      </w:pPr>
    </w:p>
    <w:p w14:paraId="644FBD05" w14:textId="15C36A06" w:rsidR="00394AE4" w:rsidRDefault="002157AB" w:rsidP="00937222">
      <w:pPr>
        <w:pStyle w:val="Heading1"/>
        <w:ind w:left="0"/>
        <w:jc w:val="both"/>
        <w:rPr>
          <w:u w:val="single"/>
        </w:rPr>
      </w:pPr>
      <w:r>
        <w:rPr>
          <w:u w:val="single"/>
        </w:rPr>
        <w:t>DATASET</w:t>
      </w:r>
    </w:p>
    <w:p w14:paraId="5B3690C5" w14:textId="77777777" w:rsidR="00F651E3" w:rsidRPr="002157AB" w:rsidRDefault="00F651E3" w:rsidP="00937222">
      <w:pPr>
        <w:pStyle w:val="Heading1"/>
        <w:ind w:left="0"/>
        <w:jc w:val="both"/>
        <w:rPr>
          <w:u w:val="single"/>
        </w:rPr>
      </w:pPr>
    </w:p>
    <w:p w14:paraId="114AFB90" w14:textId="54538398" w:rsidR="00783233" w:rsidRDefault="00F32AF5" w:rsidP="00937222">
      <w:pPr>
        <w:pStyle w:val="BodyText"/>
        <w:spacing w:before="8"/>
        <w:jc w:val="both"/>
        <w:rPr>
          <w:bCs/>
          <w:sz w:val="28"/>
          <w:szCs w:val="28"/>
        </w:rPr>
      </w:pPr>
      <w:r w:rsidRPr="00F32AF5">
        <w:rPr>
          <w:bCs/>
          <w:sz w:val="28"/>
          <w:szCs w:val="28"/>
        </w:rPr>
        <w:t>The provided employee attrition dataset contains information about the employees, their work environment, and personal details; hence, the main objective of this dataset is to know factors that contribute to attrition, whether an employee leaves or stays with the organization. Here is a brief overview of the structure of the dataset:</w:t>
      </w:r>
    </w:p>
    <w:p w14:paraId="5EC45FDD" w14:textId="77777777" w:rsidR="00F32AF5" w:rsidRDefault="00F32AF5" w:rsidP="00937222">
      <w:pPr>
        <w:pStyle w:val="BodyText"/>
        <w:spacing w:before="8"/>
        <w:jc w:val="both"/>
        <w:rPr>
          <w:bCs/>
          <w:sz w:val="28"/>
          <w:szCs w:val="28"/>
        </w:rPr>
      </w:pPr>
    </w:p>
    <w:p w14:paraId="6CE548E9" w14:textId="52567BFF" w:rsidR="00D76EED" w:rsidRDefault="007C10A5" w:rsidP="00582C4B">
      <w:pPr>
        <w:pStyle w:val="BodyText"/>
        <w:numPr>
          <w:ilvl w:val="0"/>
          <w:numId w:val="1"/>
        </w:numPr>
        <w:spacing w:before="8"/>
        <w:jc w:val="both"/>
        <w:rPr>
          <w:sz w:val="28"/>
          <w:szCs w:val="28"/>
          <w:lang w:val="en-IN"/>
        </w:rPr>
      </w:pPr>
      <w:r w:rsidRPr="007C10A5">
        <w:rPr>
          <w:sz w:val="28"/>
          <w:szCs w:val="28"/>
          <w:lang w:val="en-IN"/>
        </w:rPr>
        <w:t>Demographics and Personal Details</w:t>
      </w:r>
      <w:r w:rsidR="002F65AA">
        <w:rPr>
          <w:sz w:val="28"/>
          <w:szCs w:val="28"/>
          <w:lang w:val="en-IN"/>
        </w:rPr>
        <w:t xml:space="preserve"> such as</w:t>
      </w:r>
      <w:r w:rsidR="00BF553E">
        <w:rPr>
          <w:sz w:val="28"/>
          <w:szCs w:val="28"/>
          <w:lang w:val="en-IN"/>
        </w:rPr>
        <w:t xml:space="preserve"> </w:t>
      </w:r>
      <w:r w:rsidRPr="007C10A5">
        <w:rPr>
          <w:sz w:val="28"/>
          <w:szCs w:val="28"/>
          <w:lang w:val="en-IN"/>
        </w:rPr>
        <w:t>Age</w:t>
      </w:r>
      <w:r w:rsidR="00BF553E">
        <w:rPr>
          <w:sz w:val="28"/>
          <w:szCs w:val="28"/>
          <w:lang w:val="en-IN"/>
        </w:rPr>
        <w:t xml:space="preserve">, </w:t>
      </w:r>
      <w:r w:rsidRPr="007C10A5">
        <w:rPr>
          <w:sz w:val="28"/>
          <w:szCs w:val="28"/>
          <w:lang w:val="en-IN"/>
        </w:rPr>
        <w:t>Gender</w:t>
      </w:r>
      <w:r w:rsidR="00BF553E">
        <w:rPr>
          <w:sz w:val="28"/>
          <w:szCs w:val="28"/>
          <w:lang w:val="en-IN"/>
        </w:rPr>
        <w:t xml:space="preserve"> and </w:t>
      </w:r>
      <w:proofErr w:type="spellStart"/>
      <w:r w:rsidRPr="007C10A5">
        <w:rPr>
          <w:sz w:val="28"/>
          <w:szCs w:val="28"/>
          <w:lang w:val="en-IN"/>
        </w:rPr>
        <w:t>MaritalStatus</w:t>
      </w:r>
      <w:proofErr w:type="spellEnd"/>
    </w:p>
    <w:p w14:paraId="1300E8BA" w14:textId="77777777" w:rsidR="00D76EED" w:rsidRDefault="00D76EED" w:rsidP="00937222">
      <w:pPr>
        <w:pStyle w:val="BodyText"/>
        <w:spacing w:before="8"/>
        <w:jc w:val="both"/>
        <w:rPr>
          <w:sz w:val="28"/>
          <w:szCs w:val="28"/>
          <w:lang w:val="en-IN"/>
        </w:rPr>
      </w:pPr>
    </w:p>
    <w:p w14:paraId="43335795" w14:textId="0B3C028F" w:rsidR="00C42B08" w:rsidRDefault="00C42B08" w:rsidP="00582C4B">
      <w:pPr>
        <w:pStyle w:val="BodyText"/>
        <w:numPr>
          <w:ilvl w:val="0"/>
          <w:numId w:val="1"/>
        </w:numPr>
        <w:spacing w:before="8"/>
        <w:jc w:val="both"/>
        <w:rPr>
          <w:sz w:val="28"/>
          <w:szCs w:val="28"/>
          <w:lang w:val="en-IN"/>
        </w:rPr>
      </w:pPr>
      <w:r w:rsidRPr="00C42B08">
        <w:rPr>
          <w:sz w:val="28"/>
          <w:szCs w:val="28"/>
          <w:lang w:val="en-IN"/>
        </w:rPr>
        <w:t>Work Details</w:t>
      </w:r>
      <w:r w:rsidR="002F65AA">
        <w:rPr>
          <w:sz w:val="28"/>
          <w:szCs w:val="28"/>
          <w:lang w:val="en-IN"/>
        </w:rPr>
        <w:t xml:space="preserve"> such as </w:t>
      </w:r>
      <w:proofErr w:type="spellStart"/>
      <w:r w:rsidRPr="00C42B08">
        <w:rPr>
          <w:sz w:val="28"/>
          <w:szCs w:val="28"/>
          <w:lang w:val="en-IN"/>
        </w:rPr>
        <w:t>BusinessTravel</w:t>
      </w:r>
      <w:proofErr w:type="spellEnd"/>
      <w:r w:rsidR="00C5024B">
        <w:rPr>
          <w:sz w:val="28"/>
          <w:szCs w:val="28"/>
          <w:lang w:val="en-IN"/>
        </w:rPr>
        <w:t xml:space="preserve"> (</w:t>
      </w:r>
      <w:r w:rsidRPr="00C42B08">
        <w:rPr>
          <w:sz w:val="28"/>
          <w:szCs w:val="28"/>
          <w:lang w:val="en-IN"/>
        </w:rPr>
        <w:t>Frequency of business travel)</w:t>
      </w:r>
      <w:r w:rsidR="00C5024B">
        <w:rPr>
          <w:sz w:val="28"/>
          <w:szCs w:val="28"/>
          <w:lang w:val="en-IN"/>
        </w:rPr>
        <w:t>,</w:t>
      </w:r>
      <w:r w:rsidR="00D76EED">
        <w:rPr>
          <w:sz w:val="28"/>
          <w:szCs w:val="28"/>
          <w:lang w:val="en-IN"/>
        </w:rPr>
        <w:t xml:space="preserve"> </w:t>
      </w:r>
      <w:r w:rsidRPr="00C42B08">
        <w:rPr>
          <w:sz w:val="28"/>
          <w:szCs w:val="28"/>
          <w:lang w:val="en-IN"/>
        </w:rPr>
        <w:lastRenderedPageBreak/>
        <w:t>Department</w:t>
      </w:r>
      <w:r w:rsidR="00D76EED">
        <w:rPr>
          <w:sz w:val="28"/>
          <w:szCs w:val="28"/>
          <w:lang w:val="en-IN"/>
        </w:rPr>
        <w:t xml:space="preserve">, </w:t>
      </w:r>
      <w:proofErr w:type="spellStart"/>
      <w:r w:rsidRPr="00C42B08">
        <w:rPr>
          <w:sz w:val="28"/>
          <w:szCs w:val="28"/>
          <w:lang w:val="en-IN"/>
        </w:rPr>
        <w:t>JobRole</w:t>
      </w:r>
      <w:proofErr w:type="spellEnd"/>
      <w:r w:rsidR="00D76EED">
        <w:rPr>
          <w:sz w:val="28"/>
          <w:szCs w:val="28"/>
          <w:lang w:val="en-IN"/>
        </w:rPr>
        <w:t xml:space="preserve">, </w:t>
      </w:r>
      <w:proofErr w:type="spellStart"/>
      <w:r w:rsidRPr="00C42B08">
        <w:rPr>
          <w:sz w:val="28"/>
          <w:szCs w:val="28"/>
          <w:lang w:val="en-IN"/>
        </w:rPr>
        <w:t>JobLevel</w:t>
      </w:r>
      <w:proofErr w:type="spellEnd"/>
      <w:r w:rsidR="00D76EED">
        <w:rPr>
          <w:sz w:val="28"/>
          <w:szCs w:val="28"/>
          <w:lang w:val="en-IN"/>
        </w:rPr>
        <w:t xml:space="preserve">, </w:t>
      </w:r>
      <w:proofErr w:type="spellStart"/>
      <w:r w:rsidRPr="00C42B08">
        <w:rPr>
          <w:sz w:val="28"/>
          <w:szCs w:val="28"/>
          <w:lang w:val="en-IN"/>
        </w:rPr>
        <w:t>YearsAtCompany</w:t>
      </w:r>
      <w:proofErr w:type="spellEnd"/>
      <w:r w:rsidRPr="00C42B08">
        <w:rPr>
          <w:sz w:val="28"/>
          <w:szCs w:val="28"/>
          <w:lang w:val="en-IN"/>
        </w:rPr>
        <w:t xml:space="preserve">, </w:t>
      </w:r>
      <w:proofErr w:type="spellStart"/>
      <w:r w:rsidRPr="00C42B08">
        <w:rPr>
          <w:sz w:val="28"/>
          <w:szCs w:val="28"/>
          <w:lang w:val="en-IN"/>
        </w:rPr>
        <w:t>YearsInCurrentRole</w:t>
      </w:r>
      <w:proofErr w:type="spellEnd"/>
      <w:r w:rsidRPr="00C42B08">
        <w:rPr>
          <w:sz w:val="28"/>
          <w:szCs w:val="28"/>
          <w:lang w:val="en-IN"/>
        </w:rPr>
        <w:t xml:space="preserve">, </w:t>
      </w:r>
      <w:proofErr w:type="spellStart"/>
      <w:r w:rsidRPr="00C42B08">
        <w:rPr>
          <w:sz w:val="28"/>
          <w:szCs w:val="28"/>
          <w:lang w:val="en-IN"/>
        </w:rPr>
        <w:t>YearsSinceLastPromotion</w:t>
      </w:r>
      <w:proofErr w:type="spellEnd"/>
      <w:r w:rsidRPr="00C42B08">
        <w:rPr>
          <w:sz w:val="28"/>
          <w:szCs w:val="28"/>
          <w:lang w:val="en-IN"/>
        </w:rPr>
        <w:t xml:space="preserve">, </w:t>
      </w:r>
      <w:proofErr w:type="spellStart"/>
      <w:r w:rsidRPr="00C42B08">
        <w:rPr>
          <w:sz w:val="28"/>
          <w:szCs w:val="28"/>
          <w:lang w:val="en-IN"/>
        </w:rPr>
        <w:t>YearsWithCurrManager</w:t>
      </w:r>
      <w:proofErr w:type="spellEnd"/>
    </w:p>
    <w:p w14:paraId="2FE3B2C8" w14:textId="77777777" w:rsidR="00D76EED" w:rsidRDefault="00D76EED" w:rsidP="00937222">
      <w:pPr>
        <w:pStyle w:val="BodyText"/>
        <w:spacing w:before="8"/>
        <w:jc w:val="both"/>
        <w:rPr>
          <w:sz w:val="28"/>
          <w:szCs w:val="28"/>
          <w:lang w:val="en-IN"/>
        </w:rPr>
      </w:pPr>
    </w:p>
    <w:p w14:paraId="52AC422B" w14:textId="77777777" w:rsidR="008B037D" w:rsidRDefault="00F8784E" w:rsidP="00582C4B">
      <w:pPr>
        <w:pStyle w:val="BodyText"/>
        <w:numPr>
          <w:ilvl w:val="0"/>
          <w:numId w:val="1"/>
        </w:numPr>
        <w:spacing w:before="8"/>
        <w:jc w:val="both"/>
        <w:rPr>
          <w:sz w:val="28"/>
          <w:szCs w:val="28"/>
          <w:lang w:val="en-IN"/>
        </w:rPr>
      </w:pPr>
      <w:r w:rsidRPr="00F8784E">
        <w:rPr>
          <w:sz w:val="28"/>
          <w:szCs w:val="28"/>
          <w:lang w:val="en-IN"/>
        </w:rPr>
        <w:t>Compensation and Benefits:</w:t>
      </w:r>
      <w:r w:rsidR="00D76EED" w:rsidRPr="008B037D">
        <w:rPr>
          <w:sz w:val="28"/>
          <w:szCs w:val="28"/>
          <w:lang w:val="en-IN"/>
        </w:rPr>
        <w:t xml:space="preserve"> </w:t>
      </w:r>
      <w:r w:rsidR="00D76EED" w:rsidRPr="00F8784E">
        <w:rPr>
          <w:sz w:val="28"/>
          <w:szCs w:val="28"/>
          <w:lang w:val="en-IN"/>
        </w:rPr>
        <w:t>Salary details</w:t>
      </w:r>
      <w:r w:rsidR="00D76EED" w:rsidRPr="008B037D">
        <w:rPr>
          <w:sz w:val="28"/>
          <w:szCs w:val="28"/>
          <w:lang w:val="en-IN"/>
        </w:rPr>
        <w:t xml:space="preserve"> (</w:t>
      </w:r>
      <w:r w:rsidR="00827145" w:rsidRPr="008B037D">
        <w:rPr>
          <w:sz w:val="28"/>
          <w:szCs w:val="28"/>
          <w:lang w:val="en-IN"/>
        </w:rPr>
        <w:t xml:space="preserve"> </w:t>
      </w:r>
      <w:proofErr w:type="spellStart"/>
      <w:r w:rsidRPr="00F8784E">
        <w:rPr>
          <w:sz w:val="28"/>
          <w:szCs w:val="28"/>
          <w:lang w:val="en-IN"/>
        </w:rPr>
        <w:t>DailyRate</w:t>
      </w:r>
      <w:proofErr w:type="spellEnd"/>
      <w:r w:rsidRPr="00F8784E">
        <w:rPr>
          <w:sz w:val="28"/>
          <w:szCs w:val="28"/>
          <w:lang w:val="en-IN"/>
        </w:rPr>
        <w:t xml:space="preserve">, </w:t>
      </w:r>
      <w:proofErr w:type="spellStart"/>
      <w:r w:rsidRPr="00F8784E">
        <w:rPr>
          <w:sz w:val="28"/>
          <w:szCs w:val="28"/>
          <w:lang w:val="en-IN"/>
        </w:rPr>
        <w:t>HourlyRate</w:t>
      </w:r>
      <w:proofErr w:type="spellEnd"/>
      <w:r w:rsidRPr="00F8784E">
        <w:rPr>
          <w:sz w:val="28"/>
          <w:szCs w:val="28"/>
          <w:lang w:val="en-IN"/>
        </w:rPr>
        <w:t xml:space="preserve">, </w:t>
      </w:r>
      <w:proofErr w:type="spellStart"/>
      <w:r w:rsidRPr="00F8784E">
        <w:rPr>
          <w:sz w:val="28"/>
          <w:szCs w:val="28"/>
          <w:lang w:val="en-IN"/>
        </w:rPr>
        <w:t>MonthlyIncome</w:t>
      </w:r>
      <w:proofErr w:type="spellEnd"/>
      <w:r w:rsidRPr="00F8784E">
        <w:rPr>
          <w:sz w:val="28"/>
          <w:szCs w:val="28"/>
          <w:lang w:val="en-IN"/>
        </w:rPr>
        <w:t xml:space="preserve">, </w:t>
      </w:r>
      <w:proofErr w:type="spellStart"/>
      <w:r w:rsidRPr="00F8784E">
        <w:rPr>
          <w:sz w:val="28"/>
          <w:szCs w:val="28"/>
          <w:lang w:val="en-IN"/>
        </w:rPr>
        <w:t>MonthlyRate</w:t>
      </w:r>
      <w:proofErr w:type="spellEnd"/>
      <w:r w:rsidR="00D76EED" w:rsidRPr="008B037D">
        <w:rPr>
          <w:sz w:val="28"/>
          <w:szCs w:val="28"/>
          <w:lang w:val="en-IN"/>
        </w:rPr>
        <w:t>),</w:t>
      </w:r>
      <w:r w:rsidR="00827145" w:rsidRPr="008B037D">
        <w:rPr>
          <w:sz w:val="28"/>
          <w:szCs w:val="28"/>
          <w:lang w:val="en-IN"/>
        </w:rPr>
        <w:t xml:space="preserve"> </w:t>
      </w:r>
      <w:proofErr w:type="spellStart"/>
      <w:r w:rsidRPr="00F8784E">
        <w:rPr>
          <w:sz w:val="28"/>
          <w:szCs w:val="28"/>
          <w:lang w:val="en-IN"/>
        </w:rPr>
        <w:t>PercentSalaryHike</w:t>
      </w:r>
      <w:proofErr w:type="spellEnd"/>
      <w:r w:rsidR="008B037D" w:rsidRPr="008B037D">
        <w:rPr>
          <w:sz w:val="28"/>
          <w:szCs w:val="28"/>
          <w:lang w:val="en-IN"/>
        </w:rPr>
        <w:t xml:space="preserve">, </w:t>
      </w:r>
      <w:proofErr w:type="spellStart"/>
      <w:r w:rsidRPr="00F8784E">
        <w:rPr>
          <w:sz w:val="28"/>
          <w:szCs w:val="28"/>
          <w:lang w:val="en-IN"/>
        </w:rPr>
        <w:t>StockOptionLevel</w:t>
      </w:r>
      <w:proofErr w:type="spellEnd"/>
      <w:r w:rsidRPr="00F8784E">
        <w:rPr>
          <w:sz w:val="28"/>
          <w:szCs w:val="28"/>
          <w:lang w:val="en-IN"/>
        </w:rPr>
        <w:t xml:space="preserve"> </w:t>
      </w:r>
    </w:p>
    <w:p w14:paraId="35734B75" w14:textId="77777777" w:rsidR="008B037D" w:rsidRDefault="008B037D" w:rsidP="00937222">
      <w:pPr>
        <w:pStyle w:val="ListParagraph"/>
        <w:jc w:val="both"/>
        <w:rPr>
          <w:sz w:val="28"/>
          <w:szCs w:val="28"/>
          <w:lang w:val="en-IN"/>
        </w:rPr>
      </w:pPr>
    </w:p>
    <w:p w14:paraId="5BDB7420" w14:textId="77777777" w:rsidR="00C551E0" w:rsidRDefault="00F8784E" w:rsidP="00582C4B">
      <w:pPr>
        <w:pStyle w:val="BodyText"/>
        <w:numPr>
          <w:ilvl w:val="0"/>
          <w:numId w:val="1"/>
        </w:numPr>
        <w:spacing w:before="8"/>
        <w:jc w:val="both"/>
        <w:rPr>
          <w:sz w:val="28"/>
          <w:szCs w:val="28"/>
          <w:lang w:val="en-IN"/>
        </w:rPr>
      </w:pPr>
      <w:r w:rsidRPr="00F8784E">
        <w:rPr>
          <w:sz w:val="28"/>
          <w:szCs w:val="28"/>
          <w:lang w:val="en-IN"/>
        </w:rPr>
        <w:t>Performance and Satisfaction:</w:t>
      </w:r>
      <w:r w:rsidR="008B037D" w:rsidRPr="00C551E0">
        <w:rPr>
          <w:sz w:val="28"/>
          <w:szCs w:val="28"/>
          <w:lang w:val="en-IN"/>
        </w:rPr>
        <w:t xml:space="preserve"> </w:t>
      </w:r>
      <w:proofErr w:type="spellStart"/>
      <w:r w:rsidRPr="00F8784E">
        <w:rPr>
          <w:sz w:val="28"/>
          <w:szCs w:val="28"/>
          <w:lang w:val="en-IN"/>
        </w:rPr>
        <w:t>JobSatisfaction</w:t>
      </w:r>
      <w:proofErr w:type="spellEnd"/>
      <w:r w:rsidRPr="00F8784E">
        <w:rPr>
          <w:sz w:val="28"/>
          <w:szCs w:val="28"/>
          <w:lang w:val="en-IN"/>
        </w:rPr>
        <w:t xml:space="preserve">, </w:t>
      </w:r>
      <w:proofErr w:type="spellStart"/>
      <w:r w:rsidRPr="00F8784E">
        <w:rPr>
          <w:sz w:val="28"/>
          <w:szCs w:val="28"/>
          <w:lang w:val="en-IN"/>
        </w:rPr>
        <w:t>EnvironmentSatisfaction</w:t>
      </w:r>
      <w:proofErr w:type="spellEnd"/>
      <w:r w:rsidRPr="00F8784E">
        <w:rPr>
          <w:sz w:val="28"/>
          <w:szCs w:val="28"/>
          <w:lang w:val="en-IN"/>
        </w:rPr>
        <w:t xml:space="preserve">, </w:t>
      </w:r>
      <w:proofErr w:type="spellStart"/>
      <w:r w:rsidRPr="00F8784E">
        <w:rPr>
          <w:sz w:val="28"/>
          <w:szCs w:val="28"/>
          <w:lang w:val="en-IN"/>
        </w:rPr>
        <w:t>RelationshipSatisfaction</w:t>
      </w:r>
      <w:proofErr w:type="spellEnd"/>
      <w:r w:rsidR="008B037D" w:rsidRPr="00C551E0">
        <w:rPr>
          <w:sz w:val="28"/>
          <w:szCs w:val="28"/>
          <w:lang w:val="en-IN"/>
        </w:rPr>
        <w:t xml:space="preserve">, </w:t>
      </w:r>
      <w:proofErr w:type="spellStart"/>
      <w:r w:rsidRPr="00F8784E">
        <w:rPr>
          <w:sz w:val="28"/>
          <w:szCs w:val="28"/>
          <w:lang w:val="en-IN"/>
        </w:rPr>
        <w:t>PerformanceRating</w:t>
      </w:r>
      <w:proofErr w:type="spellEnd"/>
      <w:r w:rsidR="00C551E0" w:rsidRPr="00C551E0">
        <w:rPr>
          <w:sz w:val="28"/>
          <w:szCs w:val="28"/>
          <w:lang w:val="en-IN"/>
        </w:rPr>
        <w:t xml:space="preserve">, </w:t>
      </w:r>
      <w:proofErr w:type="spellStart"/>
      <w:r w:rsidRPr="00F8784E">
        <w:rPr>
          <w:sz w:val="28"/>
          <w:szCs w:val="28"/>
          <w:lang w:val="en-IN"/>
        </w:rPr>
        <w:t>JobInvolvement</w:t>
      </w:r>
      <w:proofErr w:type="spellEnd"/>
    </w:p>
    <w:p w14:paraId="0D02E258" w14:textId="77777777" w:rsidR="00C551E0" w:rsidRDefault="00C551E0" w:rsidP="00937222">
      <w:pPr>
        <w:pStyle w:val="ListParagraph"/>
        <w:jc w:val="both"/>
        <w:rPr>
          <w:sz w:val="28"/>
          <w:szCs w:val="28"/>
          <w:lang w:val="en-IN"/>
        </w:rPr>
      </w:pPr>
    </w:p>
    <w:p w14:paraId="0CD2B43F" w14:textId="31247CE8" w:rsidR="00F8784E" w:rsidRPr="00F8784E" w:rsidRDefault="00F8784E" w:rsidP="00582C4B">
      <w:pPr>
        <w:pStyle w:val="BodyText"/>
        <w:numPr>
          <w:ilvl w:val="0"/>
          <w:numId w:val="1"/>
        </w:numPr>
        <w:spacing w:before="8"/>
        <w:jc w:val="both"/>
        <w:rPr>
          <w:sz w:val="28"/>
          <w:szCs w:val="28"/>
          <w:lang w:val="en-IN"/>
        </w:rPr>
      </w:pPr>
      <w:r w:rsidRPr="00F8784E">
        <w:rPr>
          <w:sz w:val="28"/>
          <w:szCs w:val="28"/>
          <w:lang w:val="en-IN"/>
        </w:rPr>
        <w:t>Work-Life Balance and Training:</w:t>
      </w:r>
      <w:r w:rsidR="00C551E0">
        <w:rPr>
          <w:sz w:val="28"/>
          <w:szCs w:val="28"/>
          <w:lang w:val="en-IN"/>
        </w:rPr>
        <w:t xml:space="preserve"> </w:t>
      </w:r>
      <w:proofErr w:type="spellStart"/>
      <w:r w:rsidRPr="00F8784E">
        <w:rPr>
          <w:sz w:val="28"/>
          <w:szCs w:val="28"/>
          <w:lang w:val="en-IN"/>
        </w:rPr>
        <w:t>WorkLifeBalance</w:t>
      </w:r>
      <w:proofErr w:type="spellEnd"/>
      <w:r w:rsidR="00C551E0">
        <w:rPr>
          <w:sz w:val="28"/>
          <w:szCs w:val="28"/>
          <w:lang w:val="en-IN"/>
        </w:rPr>
        <w:t xml:space="preserve">, </w:t>
      </w:r>
      <w:proofErr w:type="spellStart"/>
      <w:r w:rsidRPr="00F8784E">
        <w:rPr>
          <w:sz w:val="28"/>
          <w:szCs w:val="28"/>
          <w:lang w:val="en-IN"/>
        </w:rPr>
        <w:t>TrainingTimesLastYear</w:t>
      </w:r>
      <w:proofErr w:type="spellEnd"/>
    </w:p>
    <w:p w14:paraId="26CCCFED" w14:textId="77777777" w:rsidR="0093790A" w:rsidRDefault="0093790A" w:rsidP="00937222">
      <w:pPr>
        <w:pStyle w:val="BodyText"/>
        <w:spacing w:before="8"/>
        <w:ind w:left="720"/>
        <w:jc w:val="both"/>
        <w:rPr>
          <w:sz w:val="28"/>
          <w:szCs w:val="28"/>
          <w:lang w:val="en-IN"/>
        </w:rPr>
      </w:pPr>
    </w:p>
    <w:p w14:paraId="266419E2" w14:textId="38D087E6" w:rsidR="00F8784E" w:rsidRPr="00F8784E" w:rsidRDefault="00F8784E" w:rsidP="00582C4B">
      <w:pPr>
        <w:pStyle w:val="BodyText"/>
        <w:numPr>
          <w:ilvl w:val="0"/>
          <w:numId w:val="1"/>
        </w:numPr>
        <w:spacing w:before="8"/>
        <w:jc w:val="both"/>
        <w:rPr>
          <w:sz w:val="28"/>
          <w:szCs w:val="28"/>
          <w:lang w:val="en-IN"/>
        </w:rPr>
      </w:pPr>
      <w:r w:rsidRPr="00F8784E">
        <w:rPr>
          <w:sz w:val="28"/>
          <w:szCs w:val="28"/>
          <w:lang w:val="en-IN"/>
        </w:rPr>
        <w:t>Attrition: Whether the employee left the company (Yes or No).</w:t>
      </w:r>
    </w:p>
    <w:p w14:paraId="0DC789D6" w14:textId="77777777" w:rsidR="0093790A" w:rsidRDefault="0093790A" w:rsidP="00937222">
      <w:pPr>
        <w:pStyle w:val="BodyText"/>
        <w:spacing w:before="8"/>
        <w:ind w:left="720"/>
        <w:jc w:val="both"/>
        <w:rPr>
          <w:sz w:val="28"/>
          <w:szCs w:val="28"/>
          <w:lang w:val="en-IN"/>
        </w:rPr>
      </w:pPr>
    </w:p>
    <w:p w14:paraId="539F6070" w14:textId="3C67B6BB" w:rsidR="00D57A00" w:rsidRPr="0093790A" w:rsidRDefault="00F8784E" w:rsidP="00582C4B">
      <w:pPr>
        <w:pStyle w:val="BodyText"/>
        <w:numPr>
          <w:ilvl w:val="0"/>
          <w:numId w:val="1"/>
        </w:numPr>
        <w:spacing w:before="8"/>
        <w:jc w:val="both"/>
        <w:rPr>
          <w:sz w:val="28"/>
          <w:szCs w:val="28"/>
          <w:lang w:val="en-IN"/>
        </w:rPr>
      </w:pPr>
      <w:r w:rsidRPr="00F8784E">
        <w:rPr>
          <w:sz w:val="28"/>
          <w:szCs w:val="28"/>
          <w:lang w:val="en-IN"/>
        </w:rPr>
        <w:t>Other Factors:</w:t>
      </w:r>
      <w:r w:rsidR="0093790A">
        <w:rPr>
          <w:sz w:val="28"/>
          <w:szCs w:val="28"/>
          <w:lang w:val="en-IN"/>
        </w:rPr>
        <w:t xml:space="preserve"> </w:t>
      </w:r>
      <w:proofErr w:type="spellStart"/>
      <w:r w:rsidRPr="00F8784E">
        <w:rPr>
          <w:sz w:val="28"/>
          <w:szCs w:val="28"/>
          <w:lang w:val="en-IN"/>
        </w:rPr>
        <w:t>DistanceFromHome</w:t>
      </w:r>
      <w:proofErr w:type="spellEnd"/>
      <w:r w:rsidR="0093790A">
        <w:rPr>
          <w:sz w:val="28"/>
          <w:szCs w:val="28"/>
          <w:lang w:val="en-IN"/>
        </w:rPr>
        <w:t xml:space="preserve">, </w:t>
      </w:r>
      <w:r w:rsidRPr="00F8784E">
        <w:rPr>
          <w:sz w:val="28"/>
          <w:szCs w:val="28"/>
          <w:lang w:val="en-IN"/>
        </w:rPr>
        <w:t>Education</w:t>
      </w:r>
      <w:r w:rsidR="0093790A">
        <w:rPr>
          <w:sz w:val="28"/>
          <w:szCs w:val="28"/>
          <w:lang w:val="en-IN"/>
        </w:rPr>
        <w:t xml:space="preserve">, </w:t>
      </w:r>
      <w:proofErr w:type="spellStart"/>
      <w:r w:rsidRPr="00F8784E">
        <w:rPr>
          <w:sz w:val="28"/>
          <w:szCs w:val="28"/>
          <w:lang w:val="en-IN"/>
        </w:rPr>
        <w:t>OverTime</w:t>
      </w:r>
      <w:proofErr w:type="spellEnd"/>
    </w:p>
    <w:p w14:paraId="505A0416" w14:textId="77777777" w:rsidR="0093790A" w:rsidRDefault="0093790A" w:rsidP="00937222">
      <w:pPr>
        <w:pStyle w:val="BodyText"/>
        <w:spacing w:before="8"/>
        <w:jc w:val="both"/>
        <w:rPr>
          <w:sz w:val="28"/>
          <w:szCs w:val="28"/>
          <w:lang w:val="en-IN"/>
        </w:rPr>
      </w:pPr>
    </w:p>
    <w:p w14:paraId="5100F807" w14:textId="71D9ECB0" w:rsidR="00D57A00" w:rsidRDefault="00734E90" w:rsidP="00937222">
      <w:pPr>
        <w:pStyle w:val="BodyText"/>
        <w:spacing w:before="8"/>
        <w:jc w:val="both"/>
        <w:rPr>
          <w:sz w:val="28"/>
          <w:szCs w:val="28"/>
          <w:lang w:val="en-IN"/>
        </w:rPr>
      </w:pPr>
      <w:r>
        <w:rPr>
          <w:sz w:val="28"/>
          <w:szCs w:val="28"/>
          <w:lang w:val="en-IN"/>
        </w:rPr>
        <w:t xml:space="preserve">The </w:t>
      </w:r>
      <w:r w:rsidR="00BA27C3">
        <w:rPr>
          <w:sz w:val="28"/>
          <w:szCs w:val="28"/>
          <w:lang w:val="en-IN"/>
        </w:rPr>
        <w:t>dataset</w:t>
      </w:r>
      <w:r>
        <w:rPr>
          <w:sz w:val="28"/>
          <w:szCs w:val="28"/>
          <w:lang w:val="en-IN"/>
        </w:rPr>
        <w:t xml:space="preserve"> has 1470 rows and 35 columns.</w:t>
      </w:r>
    </w:p>
    <w:p w14:paraId="5FF231FA" w14:textId="77777777" w:rsidR="0093790A" w:rsidRDefault="0093790A" w:rsidP="00937222">
      <w:pPr>
        <w:pStyle w:val="BodyText"/>
        <w:spacing w:before="8"/>
        <w:jc w:val="both"/>
        <w:rPr>
          <w:sz w:val="28"/>
          <w:szCs w:val="28"/>
          <w:lang w:val="en-IN"/>
        </w:rPr>
      </w:pPr>
    </w:p>
    <w:p w14:paraId="28A2570C" w14:textId="6304F169" w:rsidR="0093790A" w:rsidRDefault="0093790A" w:rsidP="00937222">
      <w:pPr>
        <w:pStyle w:val="BodyText"/>
        <w:spacing w:before="8"/>
        <w:jc w:val="both"/>
        <w:rPr>
          <w:sz w:val="28"/>
          <w:szCs w:val="28"/>
          <w:lang w:val="en-IN"/>
        </w:rPr>
      </w:pPr>
      <w:r>
        <w:rPr>
          <w:sz w:val="28"/>
          <w:szCs w:val="28"/>
          <w:lang w:val="en-IN"/>
        </w:rPr>
        <w:t>Following is the schema of the dataset:</w:t>
      </w:r>
    </w:p>
    <w:p w14:paraId="1EA103A1" w14:textId="37F19D95" w:rsidR="00BA27C3" w:rsidRPr="00F8784E" w:rsidRDefault="006A61C6" w:rsidP="00437A83">
      <w:pPr>
        <w:pStyle w:val="BodyText"/>
        <w:spacing w:before="8"/>
        <w:rPr>
          <w:sz w:val="28"/>
          <w:szCs w:val="28"/>
          <w:lang w:val="en-IN"/>
        </w:rPr>
      </w:pPr>
      <w:r w:rsidRPr="006A61C6">
        <w:rPr>
          <w:noProof/>
          <w:sz w:val="28"/>
          <w:szCs w:val="28"/>
          <w:lang w:val="en-IN"/>
        </w:rPr>
        <w:drawing>
          <wp:inline distT="0" distB="0" distL="0" distR="0" wp14:anchorId="4B372728" wp14:editId="53AE90A0">
            <wp:extent cx="2964180" cy="3695700"/>
            <wp:effectExtent l="0" t="0" r="7620" b="0"/>
            <wp:docPr id="50155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55189" name=""/>
                    <pic:cNvPicPr/>
                  </pic:nvPicPr>
                  <pic:blipFill>
                    <a:blip r:embed="rId8"/>
                    <a:stretch>
                      <a:fillRect/>
                    </a:stretch>
                  </pic:blipFill>
                  <pic:spPr>
                    <a:xfrm>
                      <a:off x="0" y="0"/>
                      <a:ext cx="2973107" cy="3706830"/>
                    </a:xfrm>
                    <a:prstGeom prst="rect">
                      <a:avLst/>
                    </a:prstGeom>
                  </pic:spPr>
                </pic:pic>
              </a:graphicData>
            </a:graphic>
          </wp:inline>
        </w:drawing>
      </w:r>
    </w:p>
    <w:p w14:paraId="14CC6C09" w14:textId="77777777" w:rsidR="002F7A1A" w:rsidRPr="00C42B08" w:rsidRDefault="002F7A1A" w:rsidP="002F7A1A">
      <w:pPr>
        <w:pStyle w:val="BodyText"/>
        <w:spacing w:before="8"/>
        <w:rPr>
          <w:sz w:val="28"/>
          <w:szCs w:val="28"/>
          <w:lang w:val="en-IN"/>
        </w:rPr>
      </w:pPr>
    </w:p>
    <w:p w14:paraId="4A4A89E0" w14:textId="28983802" w:rsidR="004C47ED" w:rsidRPr="002157AB" w:rsidRDefault="004C47ED" w:rsidP="00F651E3">
      <w:pPr>
        <w:pStyle w:val="Heading1"/>
        <w:rPr>
          <w:u w:val="single"/>
        </w:rPr>
      </w:pPr>
      <w:r w:rsidRPr="002157AB">
        <w:rPr>
          <w:u w:val="single"/>
        </w:rPr>
        <w:lastRenderedPageBreak/>
        <w:t>DATA PREPROCESSING</w:t>
      </w:r>
    </w:p>
    <w:p w14:paraId="51E67AE0" w14:textId="77777777" w:rsidR="004C47ED" w:rsidRDefault="004C47ED" w:rsidP="004C47ED">
      <w:pPr>
        <w:pStyle w:val="BodyText"/>
        <w:spacing w:before="8"/>
        <w:rPr>
          <w:b/>
          <w:sz w:val="28"/>
          <w:szCs w:val="28"/>
        </w:rPr>
      </w:pPr>
    </w:p>
    <w:p w14:paraId="1DA4D264" w14:textId="00476322" w:rsidR="00511E21" w:rsidRDefault="00511E21" w:rsidP="00582C4B">
      <w:pPr>
        <w:pStyle w:val="BodyText"/>
        <w:numPr>
          <w:ilvl w:val="0"/>
          <w:numId w:val="2"/>
        </w:numPr>
        <w:spacing w:before="8"/>
        <w:rPr>
          <w:b/>
          <w:sz w:val="28"/>
          <w:szCs w:val="28"/>
        </w:rPr>
      </w:pPr>
      <w:r w:rsidRPr="00511E21">
        <w:rPr>
          <w:b/>
          <w:sz w:val="28"/>
          <w:szCs w:val="28"/>
        </w:rPr>
        <w:t>Remove redundant columns</w:t>
      </w:r>
      <w:r w:rsidRPr="00511E21">
        <w:rPr>
          <w:b/>
          <w:sz w:val="28"/>
          <w:szCs w:val="28"/>
        </w:rPr>
        <w:br/>
      </w:r>
      <w:r w:rsidRPr="00511E21">
        <w:rPr>
          <w:bCs/>
          <w:sz w:val="28"/>
          <w:szCs w:val="28"/>
        </w:rPr>
        <w:t>Dropped all unnecessary columns "EmployeeCount," "EmployeeNumber," "StandardHours," and "Over18.". These columns were redundant for analysis or contained only a single constant value, </w:t>
      </w:r>
      <w:r>
        <w:rPr>
          <w:bCs/>
          <w:sz w:val="28"/>
          <w:szCs w:val="28"/>
        </w:rPr>
        <w:t>e.g.</w:t>
      </w:r>
      <w:r w:rsidRPr="00511E21">
        <w:rPr>
          <w:bCs/>
          <w:sz w:val="28"/>
          <w:szCs w:val="28"/>
        </w:rPr>
        <w:t> "Over18"</w:t>
      </w:r>
      <w:r>
        <w:rPr>
          <w:bCs/>
          <w:sz w:val="28"/>
          <w:szCs w:val="28"/>
        </w:rPr>
        <w:t xml:space="preserve"> contained only one value that is ‘Y’</w:t>
      </w:r>
      <w:r w:rsidRPr="00511E21">
        <w:rPr>
          <w:bCs/>
          <w:sz w:val="28"/>
          <w:szCs w:val="28"/>
        </w:rPr>
        <w:t>.</w:t>
      </w:r>
      <w:r w:rsidRPr="00511E21">
        <w:rPr>
          <w:bCs/>
          <w:sz w:val="28"/>
          <w:szCs w:val="28"/>
        </w:rPr>
        <w:br/>
      </w:r>
    </w:p>
    <w:p w14:paraId="3162DCEE" w14:textId="4DB2C4C6" w:rsidR="00E868EC" w:rsidRPr="00D27263" w:rsidRDefault="00511E21" w:rsidP="00582C4B">
      <w:pPr>
        <w:pStyle w:val="BodyText"/>
        <w:numPr>
          <w:ilvl w:val="0"/>
          <w:numId w:val="2"/>
        </w:numPr>
        <w:spacing w:before="8"/>
        <w:rPr>
          <w:b/>
          <w:sz w:val="28"/>
          <w:szCs w:val="28"/>
        </w:rPr>
      </w:pPr>
      <w:r w:rsidRPr="00511E21">
        <w:rPr>
          <w:b/>
          <w:sz w:val="28"/>
          <w:szCs w:val="28"/>
        </w:rPr>
        <w:t>Check Missing Value.</w:t>
      </w:r>
      <w:r w:rsidRPr="00511E21">
        <w:rPr>
          <w:b/>
          <w:sz w:val="28"/>
          <w:szCs w:val="28"/>
        </w:rPr>
        <w:br/>
      </w:r>
      <w:r w:rsidRPr="002B238E">
        <w:rPr>
          <w:bCs/>
          <w:sz w:val="28"/>
          <w:szCs w:val="28"/>
        </w:rPr>
        <w:t xml:space="preserve">Checked for missing values in all columns by using </w:t>
      </w:r>
      <w:proofErr w:type="spellStart"/>
      <w:proofErr w:type="gramStart"/>
      <w:r w:rsidRPr="002B238E">
        <w:rPr>
          <w:bCs/>
          <w:sz w:val="28"/>
          <w:szCs w:val="28"/>
        </w:rPr>
        <w:t>isNull</w:t>
      </w:r>
      <w:proofErr w:type="spellEnd"/>
      <w:r w:rsidRPr="002B238E">
        <w:rPr>
          <w:bCs/>
          <w:sz w:val="28"/>
          <w:szCs w:val="28"/>
        </w:rPr>
        <w:t>(</w:t>
      </w:r>
      <w:proofErr w:type="gramEnd"/>
      <w:r w:rsidRPr="002B238E">
        <w:rPr>
          <w:bCs/>
          <w:sz w:val="28"/>
          <w:szCs w:val="28"/>
        </w:rPr>
        <w:t>) and confirmed that there are no missing values.</w:t>
      </w:r>
    </w:p>
    <w:p w14:paraId="44629271" w14:textId="77777777" w:rsidR="00D27263" w:rsidRPr="00D27263" w:rsidRDefault="00D27263" w:rsidP="00D27263">
      <w:pPr>
        <w:pStyle w:val="BodyText"/>
        <w:spacing w:before="8"/>
        <w:ind w:left="720"/>
        <w:rPr>
          <w:b/>
          <w:sz w:val="28"/>
          <w:szCs w:val="28"/>
        </w:rPr>
      </w:pPr>
    </w:p>
    <w:p w14:paraId="25E114CA" w14:textId="5E33CD53" w:rsidR="00BE4BBE" w:rsidRDefault="00D27263" w:rsidP="00582C4B">
      <w:pPr>
        <w:pStyle w:val="BodyText"/>
        <w:numPr>
          <w:ilvl w:val="0"/>
          <w:numId w:val="2"/>
        </w:numPr>
        <w:spacing w:before="8"/>
        <w:rPr>
          <w:b/>
          <w:sz w:val="28"/>
          <w:szCs w:val="28"/>
        </w:rPr>
      </w:pPr>
      <w:r w:rsidRPr="00D27263">
        <w:rPr>
          <w:b/>
          <w:sz w:val="28"/>
          <w:szCs w:val="28"/>
        </w:rPr>
        <w:t>Column Classification:</w:t>
      </w:r>
      <w:r w:rsidRPr="00D27263">
        <w:rPr>
          <w:b/>
          <w:sz w:val="28"/>
          <w:szCs w:val="28"/>
        </w:rPr>
        <w:br/>
      </w:r>
      <w:r w:rsidR="00BE4BBE" w:rsidRPr="00BE4BBE">
        <w:rPr>
          <w:bCs/>
          <w:sz w:val="28"/>
          <w:szCs w:val="28"/>
        </w:rPr>
        <w:t>Identified numerical columns (int, double, float) and categorical columns (string) based on data types for separate handling.</w:t>
      </w:r>
      <w:r w:rsidRPr="00BE4BBE">
        <w:rPr>
          <w:bCs/>
          <w:sz w:val="28"/>
          <w:szCs w:val="28"/>
        </w:rPr>
        <w:br/>
      </w:r>
    </w:p>
    <w:p w14:paraId="46E74028" w14:textId="77777777" w:rsidR="00BE4BBE" w:rsidRDefault="00BE4BBE" w:rsidP="00BE4BBE">
      <w:pPr>
        <w:pStyle w:val="ListParagraph"/>
        <w:rPr>
          <w:b/>
          <w:sz w:val="28"/>
          <w:szCs w:val="28"/>
        </w:rPr>
      </w:pPr>
    </w:p>
    <w:p w14:paraId="50682ED3" w14:textId="0458D8E0" w:rsidR="004E2532" w:rsidRDefault="00D27263" w:rsidP="00582C4B">
      <w:pPr>
        <w:pStyle w:val="BodyText"/>
        <w:numPr>
          <w:ilvl w:val="0"/>
          <w:numId w:val="2"/>
        </w:numPr>
        <w:spacing w:before="8"/>
        <w:rPr>
          <w:bCs/>
          <w:sz w:val="28"/>
          <w:szCs w:val="28"/>
        </w:rPr>
      </w:pPr>
      <w:r w:rsidRPr="00D27263">
        <w:rPr>
          <w:b/>
          <w:sz w:val="28"/>
          <w:szCs w:val="28"/>
        </w:rPr>
        <w:t>One-Hot Encoding (OHE):</w:t>
      </w:r>
      <w:r w:rsidRPr="00D27263">
        <w:rPr>
          <w:b/>
          <w:sz w:val="28"/>
          <w:szCs w:val="28"/>
        </w:rPr>
        <w:br/>
      </w:r>
      <w:r w:rsidRPr="00BE4BBE">
        <w:rPr>
          <w:bCs/>
          <w:sz w:val="28"/>
          <w:szCs w:val="28"/>
        </w:rPr>
        <w:t xml:space="preserve">Applied </w:t>
      </w:r>
      <w:proofErr w:type="spellStart"/>
      <w:r w:rsidRPr="00BE4BBE">
        <w:rPr>
          <w:bCs/>
          <w:sz w:val="28"/>
          <w:szCs w:val="28"/>
        </w:rPr>
        <w:t>StringIndexer</w:t>
      </w:r>
      <w:proofErr w:type="spellEnd"/>
      <w:r w:rsidRPr="00BE4BBE">
        <w:rPr>
          <w:bCs/>
          <w:sz w:val="28"/>
          <w:szCs w:val="28"/>
        </w:rPr>
        <w:t xml:space="preserve"> to convert categorical columns into numerical indices</w:t>
      </w:r>
      <w:r w:rsidR="004E2532">
        <w:rPr>
          <w:bCs/>
          <w:sz w:val="28"/>
          <w:szCs w:val="28"/>
        </w:rPr>
        <w:t>. The columns that were converted are:</w:t>
      </w:r>
      <w:r w:rsidRPr="00BE4BBE">
        <w:rPr>
          <w:bCs/>
          <w:sz w:val="28"/>
          <w:szCs w:val="28"/>
        </w:rPr>
        <w:t xml:space="preserve"> Gender, </w:t>
      </w:r>
      <w:proofErr w:type="spellStart"/>
      <w:r w:rsidRPr="00BE4BBE">
        <w:rPr>
          <w:bCs/>
          <w:sz w:val="28"/>
          <w:szCs w:val="28"/>
        </w:rPr>
        <w:t>JobRole</w:t>
      </w:r>
      <w:proofErr w:type="spellEnd"/>
      <w:r w:rsidRPr="00BE4BBE">
        <w:rPr>
          <w:bCs/>
          <w:sz w:val="28"/>
          <w:szCs w:val="28"/>
        </w:rPr>
        <w:t xml:space="preserve">, Department, </w:t>
      </w:r>
      <w:proofErr w:type="spellStart"/>
      <w:r w:rsidRPr="00BE4BBE">
        <w:rPr>
          <w:bCs/>
          <w:sz w:val="28"/>
          <w:szCs w:val="28"/>
        </w:rPr>
        <w:t>BusinessTravel</w:t>
      </w:r>
      <w:proofErr w:type="spellEnd"/>
      <w:r w:rsidRPr="00BE4BBE">
        <w:rPr>
          <w:bCs/>
          <w:sz w:val="28"/>
          <w:szCs w:val="28"/>
        </w:rPr>
        <w:t xml:space="preserve">, </w:t>
      </w:r>
      <w:proofErr w:type="spellStart"/>
      <w:r w:rsidRPr="00BE4BBE">
        <w:rPr>
          <w:bCs/>
          <w:sz w:val="28"/>
          <w:szCs w:val="28"/>
        </w:rPr>
        <w:t>OverTime</w:t>
      </w:r>
      <w:proofErr w:type="spellEnd"/>
      <w:r w:rsidRPr="00BE4BBE">
        <w:rPr>
          <w:bCs/>
          <w:sz w:val="28"/>
          <w:szCs w:val="28"/>
        </w:rPr>
        <w:t xml:space="preserve">, </w:t>
      </w:r>
      <w:proofErr w:type="spellStart"/>
      <w:r w:rsidRPr="00BE4BBE">
        <w:rPr>
          <w:bCs/>
          <w:sz w:val="28"/>
          <w:szCs w:val="28"/>
        </w:rPr>
        <w:t>MaritalStatus</w:t>
      </w:r>
      <w:proofErr w:type="spellEnd"/>
      <w:r w:rsidRPr="00BE4BBE">
        <w:rPr>
          <w:bCs/>
          <w:sz w:val="28"/>
          <w:szCs w:val="28"/>
        </w:rPr>
        <w:t>. </w:t>
      </w:r>
    </w:p>
    <w:p w14:paraId="55D9355D" w14:textId="298E3A88" w:rsidR="00D27263" w:rsidRDefault="00D27263" w:rsidP="004E2532">
      <w:pPr>
        <w:pStyle w:val="BodyText"/>
        <w:spacing w:before="8"/>
        <w:ind w:left="720"/>
        <w:rPr>
          <w:bCs/>
          <w:sz w:val="28"/>
          <w:szCs w:val="28"/>
        </w:rPr>
      </w:pPr>
      <w:proofErr w:type="spellStart"/>
      <w:r w:rsidRPr="00BE4BBE">
        <w:rPr>
          <w:bCs/>
          <w:sz w:val="28"/>
          <w:szCs w:val="28"/>
        </w:rPr>
        <w:t>OneHotEncoder</w:t>
      </w:r>
      <w:proofErr w:type="spellEnd"/>
      <w:r w:rsidRPr="00BE4BBE">
        <w:rPr>
          <w:bCs/>
          <w:sz w:val="28"/>
          <w:szCs w:val="28"/>
        </w:rPr>
        <w:t> was used to create one-hot encoded features from the indexed columns.</w:t>
      </w:r>
    </w:p>
    <w:p w14:paraId="67C56D46" w14:textId="77777777" w:rsidR="002504A7" w:rsidRDefault="002504A7" w:rsidP="004E2532">
      <w:pPr>
        <w:pStyle w:val="BodyText"/>
        <w:spacing w:before="8"/>
        <w:ind w:left="720"/>
        <w:rPr>
          <w:bCs/>
          <w:sz w:val="28"/>
          <w:szCs w:val="28"/>
        </w:rPr>
      </w:pPr>
    </w:p>
    <w:p w14:paraId="149A704F" w14:textId="5F84B62E" w:rsidR="00F7377F" w:rsidRPr="00F7377F" w:rsidRDefault="00F7377F" w:rsidP="00582C4B">
      <w:pPr>
        <w:pStyle w:val="BodyText"/>
        <w:numPr>
          <w:ilvl w:val="0"/>
          <w:numId w:val="2"/>
        </w:numPr>
        <w:spacing w:before="8"/>
        <w:rPr>
          <w:b/>
          <w:sz w:val="28"/>
          <w:szCs w:val="28"/>
        </w:rPr>
      </w:pPr>
      <w:r w:rsidRPr="00F7377F">
        <w:rPr>
          <w:b/>
          <w:sz w:val="28"/>
          <w:szCs w:val="28"/>
        </w:rPr>
        <w:t>Extracted Features</w:t>
      </w:r>
      <w:r w:rsidRPr="00F7377F">
        <w:rPr>
          <w:bCs/>
          <w:sz w:val="28"/>
          <w:szCs w:val="28"/>
        </w:rPr>
        <w:br/>
        <w:t>Introduced new features using column transformation</w:t>
      </w:r>
      <w:r w:rsidRPr="00F7377F">
        <w:rPr>
          <w:bCs/>
          <w:sz w:val="28"/>
          <w:szCs w:val="28"/>
        </w:rPr>
        <w:br/>
        <w:t xml:space="preserve">"Tenure" = </w:t>
      </w:r>
      <w:proofErr w:type="spellStart"/>
      <w:r w:rsidRPr="00F7377F">
        <w:rPr>
          <w:bCs/>
          <w:sz w:val="28"/>
          <w:szCs w:val="28"/>
        </w:rPr>
        <w:t>YearsAtCompany</w:t>
      </w:r>
      <w:proofErr w:type="spellEnd"/>
      <w:r w:rsidRPr="00F7377F">
        <w:rPr>
          <w:bCs/>
          <w:sz w:val="28"/>
          <w:szCs w:val="28"/>
        </w:rPr>
        <w:t xml:space="preserve"> - </w:t>
      </w:r>
      <w:proofErr w:type="spellStart"/>
      <w:r w:rsidRPr="00F7377F">
        <w:rPr>
          <w:bCs/>
          <w:sz w:val="28"/>
          <w:szCs w:val="28"/>
        </w:rPr>
        <w:t>YearsInCurrentRole</w:t>
      </w:r>
      <w:proofErr w:type="spellEnd"/>
      <w:r w:rsidRPr="00F7377F">
        <w:rPr>
          <w:bCs/>
          <w:sz w:val="28"/>
          <w:szCs w:val="28"/>
        </w:rPr>
        <w:t>.</w:t>
      </w:r>
      <w:r w:rsidRPr="00F7377F">
        <w:rPr>
          <w:bCs/>
          <w:sz w:val="28"/>
          <w:szCs w:val="28"/>
        </w:rPr>
        <w:br/>
        <w:t>"</w:t>
      </w:r>
      <w:proofErr w:type="spellStart"/>
      <w:r w:rsidRPr="00F7377F">
        <w:rPr>
          <w:bCs/>
          <w:sz w:val="28"/>
          <w:szCs w:val="28"/>
        </w:rPr>
        <w:t>IncomeToJobLevelRatio</w:t>
      </w:r>
      <w:proofErr w:type="spellEnd"/>
      <w:r w:rsidRPr="00F7377F">
        <w:rPr>
          <w:bCs/>
          <w:sz w:val="28"/>
          <w:szCs w:val="28"/>
        </w:rPr>
        <w:t xml:space="preserve">" = </w:t>
      </w:r>
      <w:proofErr w:type="spellStart"/>
      <w:r w:rsidRPr="00F7377F">
        <w:rPr>
          <w:bCs/>
          <w:sz w:val="28"/>
          <w:szCs w:val="28"/>
        </w:rPr>
        <w:t>MonthlyIncome</w:t>
      </w:r>
      <w:proofErr w:type="spellEnd"/>
      <w:r w:rsidRPr="00F7377F">
        <w:rPr>
          <w:bCs/>
          <w:sz w:val="28"/>
          <w:szCs w:val="28"/>
        </w:rPr>
        <w:t xml:space="preserve"> / </w:t>
      </w:r>
      <w:proofErr w:type="spellStart"/>
      <w:r w:rsidRPr="00F7377F">
        <w:rPr>
          <w:bCs/>
          <w:sz w:val="28"/>
          <w:szCs w:val="28"/>
        </w:rPr>
        <w:t>JobLevel</w:t>
      </w:r>
      <w:proofErr w:type="spellEnd"/>
      <w:r w:rsidRPr="00F7377F">
        <w:rPr>
          <w:bCs/>
          <w:sz w:val="28"/>
          <w:szCs w:val="28"/>
        </w:rPr>
        <w:t>.</w:t>
      </w:r>
      <w:r w:rsidRPr="00F7377F">
        <w:rPr>
          <w:bCs/>
          <w:sz w:val="28"/>
          <w:szCs w:val="28"/>
        </w:rPr>
        <w:br/>
      </w:r>
    </w:p>
    <w:p w14:paraId="3ADD8364" w14:textId="014DF462" w:rsidR="009E24D2" w:rsidRDefault="00F7377F" w:rsidP="00582C4B">
      <w:pPr>
        <w:pStyle w:val="BodyText"/>
        <w:numPr>
          <w:ilvl w:val="0"/>
          <w:numId w:val="2"/>
        </w:numPr>
        <w:spacing w:before="8"/>
        <w:rPr>
          <w:bCs/>
          <w:sz w:val="28"/>
          <w:szCs w:val="28"/>
        </w:rPr>
      </w:pPr>
      <w:r w:rsidRPr="00F7377F">
        <w:rPr>
          <w:b/>
          <w:sz w:val="28"/>
          <w:szCs w:val="28"/>
        </w:rPr>
        <w:t>Target Variable Transformation</w:t>
      </w:r>
      <w:r w:rsidRPr="00F7377F">
        <w:rPr>
          <w:bCs/>
          <w:sz w:val="28"/>
          <w:szCs w:val="28"/>
        </w:rPr>
        <w:br/>
        <w:t>This column, "Attrition," is converted to numerical </w:t>
      </w:r>
      <w:r w:rsidR="009E24D2" w:rsidRPr="00F7377F">
        <w:rPr>
          <w:bCs/>
          <w:sz w:val="28"/>
          <w:szCs w:val="28"/>
        </w:rPr>
        <w:t>"Attrition_index"</w:t>
      </w:r>
      <w:r w:rsidR="009E24D2">
        <w:rPr>
          <w:bCs/>
          <w:sz w:val="28"/>
          <w:szCs w:val="28"/>
        </w:rPr>
        <w:t xml:space="preserve"> </w:t>
      </w:r>
      <w:r w:rsidRPr="00F7377F">
        <w:rPr>
          <w:bCs/>
          <w:sz w:val="28"/>
          <w:szCs w:val="28"/>
        </w:rPr>
        <w:t>using </w:t>
      </w:r>
      <w:proofErr w:type="spellStart"/>
      <w:r w:rsidRPr="00F7377F">
        <w:rPr>
          <w:bCs/>
          <w:sz w:val="28"/>
          <w:szCs w:val="28"/>
        </w:rPr>
        <w:t>StringIndexer</w:t>
      </w:r>
      <w:proofErr w:type="spellEnd"/>
      <w:r w:rsidRPr="00F7377F">
        <w:rPr>
          <w:bCs/>
          <w:sz w:val="28"/>
          <w:szCs w:val="28"/>
        </w:rPr>
        <w:t> on it</w:t>
      </w:r>
      <w:r w:rsidR="009E24D2">
        <w:rPr>
          <w:bCs/>
          <w:sz w:val="28"/>
          <w:szCs w:val="28"/>
        </w:rPr>
        <w:t>,</w:t>
      </w:r>
    </w:p>
    <w:p w14:paraId="14579F24" w14:textId="77777777" w:rsidR="009E24D2" w:rsidRDefault="009E24D2" w:rsidP="008B34BD">
      <w:pPr>
        <w:pStyle w:val="BodyText"/>
        <w:spacing w:before="8"/>
        <w:ind w:left="720"/>
        <w:rPr>
          <w:bCs/>
          <w:sz w:val="28"/>
          <w:szCs w:val="28"/>
        </w:rPr>
      </w:pPr>
    </w:p>
    <w:p w14:paraId="42E5A551" w14:textId="26A4F5C5" w:rsidR="00484CCE" w:rsidRDefault="00F7377F" w:rsidP="00582C4B">
      <w:pPr>
        <w:pStyle w:val="BodyText"/>
        <w:numPr>
          <w:ilvl w:val="0"/>
          <w:numId w:val="2"/>
        </w:numPr>
        <w:spacing w:before="8"/>
        <w:rPr>
          <w:bCs/>
          <w:sz w:val="28"/>
          <w:szCs w:val="28"/>
        </w:rPr>
      </w:pPr>
      <w:r w:rsidRPr="00F7377F">
        <w:rPr>
          <w:bCs/>
          <w:sz w:val="28"/>
          <w:szCs w:val="28"/>
        </w:rPr>
        <w:t xml:space="preserve"> </w:t>
      </w:r>
      <w:r w:rsidRPr="008B34BD">
        <w:rPr>
          <w:b/>
          <w:sz w:val="28"/>
          <w:szCs w:val="28"/>
        </w:rPr>
        <w:t>Correlation Analysis</w:t>
      </w:r>
      <w:r w:rsidR="008B34BD">
        <w:rPr>
          <w:b/>
          <w:sz w:val="28"/>
          <w:szCs w:val="28"/>
        </w:rPr>
        <w:t xml:space="preserve"> and Feature Selection</w:t>
      </w:r>
      <w:r w:rsidRPr="008B34BD">
        <w:rPr>
          <w:b/>
          <w:sz w:val="28"/>
          <w:szCs w:val="28"/>
        </w:rPr>
        <w:t>:</w:t>
      </w:r>
      <w:r w:rsidRPr="00F7377F">
        <w:rPr>
          <w:bCs/>
          <w:sz w:val="28"/>
          <w:szCs w:val="28"/>
        </w:rPr>
        <w:br/>
        <w:t>Compute</w:t>
      </w:r>
      <w:r w:rsidR="008B34BD">
        <w:rPr>
          <w:bCs/>
          <w:sz w:val="28"/>
          <w:szCs w:val="28"/>
        </w:rPr>
        <w:t>d</w:t>
      </w:r>
      <w:r w:rsidRPr="00F7377F">
        <w:rPr>
          <w:bCs/>
          <w:sz w:val="28"/>
          <w:szCs w:val="28"/>
        </w:rPr>
        <w:t xml:space="preserve"> the correlation of combined numerical and indexed categorical columns within a feature vector using </w:t>
      </w:r>
      <w:proofErr w:type="spellStart"/>
      <w:r w:rsidRPr="00F7377F">
        <w:rPr>
          <w:bCs/>
          <w:sz w:val="28"/>
          <w:szCs w:val="28"/>
        </w:rPr>
        <w:t>VectorAssembler</w:t>
      </w:r>
      <w:proofErr w:type="spellEnd"/>
      <w:r w:rsidRPr="00F7377F">
        <w:rPr>
          <w:bCs/>
          <w:sz w:val="28"/>
          <w:szCs w:val="28"/>
        </w:rPr>
        <w:t>. </w:t>
      </w:r>
    </w:p>
    <w:p w14:paraId="0E59BB55" w14:textId="46FF5B59" w:rsidR="00F7377F" w:rsidRDefault="00F7377F" w:rsidP="00234D7C">
      <w:pPr>
        <w:pStyle w:val="BodyText"/>
        <w:spacing w:before="8"/>
        <w:ind w:left="720"/>
        <w:rPr>
          <w:bCs/>
          <w:sz w:val="28"/>
          <w:szCs w:val="28"/>
        </w:rPr>
      </w:pPr>
      <w:r w:rsidRPr="00F7377F">
        <w:rPr>
          <w:bCs/>
          <w:sz w:val="28"/>
          <w:szCs w:val="28"/>
        </w:rPr>
        <w:t>Features dropped with low correlation with target</w:t>
      </w:r>
      <w:r w:rsidR="00234D7C">
        <w:rPr>
          <w:bCs/>
          <w:sz w:val="28"/>
          <w:szCs w:val="28"/>
        </w:rPr>
        <w:t xml:space="preserve"> “</w:t>
      </w:r>
      <w:proofErr w:type="spellStart"/>
      <w:r w:rsidR="00234D7C">
        <w:rPr>
          <w:bCs/>
          <w:sz w:val="28"/>
          <w:szCs w:val="28"/>
        </w:rPr>
        <w:t>Attrition_index</w:t>
      </w:r>
      <w:proofErr w:type="spellEnd"/>
      <w:r w:rsidR="00234D7C">
        <w:rPr>
          <w:bCs/>
          <w:sz w:val="28"/>
          <w:szCs w:val="28"/>
        </w:rPr>
        <w:t>”</w:t>
      </w:r>
      <w:r w:rsidRPr="00F7377F">
        <w:rPr>
          <w:bCs/>
          <w:sz w:val="28"/>
          <w:szCs w:val="28"/>
        </w:rPr>
        <w:t xml:space="preserve"> (threshold </w:t>
      </w:r>
      <w:r w:rsidRPr="00F7377F">
        <w:rPr>
          <w:bCs/>
          <w:sz w:val="28"/>
          <w:szCs w:val="28"/>
        </w:rPr>
        <w:lastRenderedPageBreak/>
        <w:t>= 0.03).</w:t>
      </w:r>
    </w:p>
    <w:p w14:paraId="203C26D4" w14:textId="77777777" w:rsidR="001B3A05" w:rsidRDefault="001B3A05" w:rsidP="00234D7C">
      <w:pPr>
        <w:pStyle w:val="BodyText"/>
        <w:spacing w:before="8"/>
        <w:ind w:left="720"/>
        <w:rPr>
          <w:bCs/>
          <w:sz w:val="28"/>
          <w:szCs w:val="28"/>
        </w:rPr>
      </w:pPr>
    </w:p>
    <w:p w14:paraId="18F44397" w14:textId="217559D1" w:rsidR="001B3A05" w:rsidRDefault="00366D94" w:rsidP="00582C4B">
      <w:pPr>
        <w:pStyle w:val="BodyText"/>
        <w:numPr>
          <w:ilvl w:val="0"/>
          <w:numId w:val="2"/>
        </w:numPr>
        <w:spacing w:before="8"/>
        <w:rPr>
          <w:bCs/>
          <w:sz w:val="28"/>
          <w:szCs w:val="28"/>
          <w:lang w:val="en-IN"/>
        </w:rPr>
      </w:pPr>
      <w:r w:rsidRPr="00366D94">
        <w:rPr>
          <w:b/>
          <w:sz w:val="28"/>
          <w:szCs w:val="28"/>
          <w:lang w:val="en-IN"/>
        </w:rPr>
        <w:t>Feature Scaling:</w:t>
      </w:r>
      <w:r w:rsidRPr="00366D94">
        <w:rPr>
          <w:bCs/>
          <w:sz w:val="28"/>
          <w:szCs w:val="28"/>
          <w:lang w:val="en-IN"/>
        </w:rPr>
        <w:br/>
      </w:r>
      <w:r w:rsidR="008A53F9">
        <w:rPr>
          <w:bCs/>
          <w:sz w:val="28"/>
          <w:szCs w:val="28"/>
          <w:lang w:val="en-IN"/>
        </w:rPr>
        <w:t>S</w:t>
      </w:r>
      <w:r w:rsidRPr="00366D94">
        <w:rPr>
          <w:bCs/>
          <w:sz w:val="28"/>
          <w:szCs w:val="28"/>
          <w:lang w:val="en-IN"/>
        </w:rPr>
        <w:t xml:space="preserve">caled the selected features into a [0, 1] range using </w:t>
      </w:r>
      <w:proofErr w:type="spellStart"/>
      <w:r w:rsidRPr="00366D94">
        <w:rPr>
          <w:bCs/>
          <w:sz w:val="28"/>
          <w:szCs w:val="28"/>
          <w:lang w:val="en-IN"/>
        </w:rPr>
        <w:t>MinMaxScaler</w:t>
      </w:r>
      <w:proofErr w:type="spellEnd"/>
      <w:r w:rsidRPr="00366D94">
        <w:rPr>
          <w:bCs/>
          <w:sz w:val="28"/>
          <w:szCs w:val="28"/>
          <w:lang w:val="en-IN"/>
        </w:rPr>
        <w:t> in preparation for training the model.</w:t>
      </w:r>
      <w:r w:rsidRPr="00366D94">
        <w:rPr>
          <w:bCs/>
          <w:sz w:val="28"/>
          <w:szCs w:val="28"/>
          <w:lang w:val="en-IN"/>
        </w:rPr>
        <w:br/>
      </w:r>
    </w:p>
    <w:p w14:paraId="3D973C5D" w14:textId="2E035E56" w:rsidR="00366D94" w:rsidRPr="00366D94" w:rsidRDefault="00366D94" w:rsidP="00582C4B">
      <w:pPr>
        <w:pStyle w:val="BodyText"/>
        <w:numPr>
          <w:ilvl w:val="0"/>
          <w:numId w:val="2"/>
        </w:numPr>
        <w:spacing w:before="8"/>
        <w:rPr>
          <w:bCs/>
          <w:sz w:val="28"/>
          <w:szCs w:val="28"/>
          <w:lang w:val="en-IN"/>
        </w:rPr>
      </w:pPr>
      <w:r w:rsidRPr="001B3A05">
        <w:rPr>
          <w:bCs/>
          <w:sz w:val="28"/>
          <w:szCs w:val="28"/>
          <w:lang w:val="en-IN"/>
        </w:rPr>
        <w:t xml:space="preserve"> </w:t>
      </w:r>
      <w:r w:rsidRPr="00366D94">
        <w:rPr>
          <w:b/>
          <w:sz w:val="28"/>
          <w:szCs w:val="28"/>
          <w:lang w:val="en-IN"/>
        </w:rPr>
        <w:t>Stratified Split:</w:t>
      </w:r>
      <w:r w:rsidRPr="00366D94">
        <w:rPr>
          <w:bCs/>
          <w:sz w:val="28"/>
          <w:szCs w:val="28"/>
          <w:lang w:val="en-IN"/>
        </w:rPr>
        <w:br/>
      </w:r>
      <w:r w:rsidR="008A53F9">
        <w:rPr>
          <w:bCs/>
          <w:sz w:val="28"/>
          <w:szCs w:val="28"/>
          <w:lang w:val="en-IN"/>
        </w:rPr>
        <w:t>Split</w:t>
      </w:r>
      <w:r w:rsidRPr="00366D94">
        <w:rPr>
          <w:bCs/>
          <w:sz w:val="28"/>
          <w:szCs w:val="28"/>
          <w:lang w:val="en-IN"/>
        </w:rPr>
        <w:t> the data for training and validation, maintaining the class balance of the target variable.</w:t>
      </w:r>
    </w:p>
    <w:p w14:paraId="39114D9F" w14:textId="77777777" w:rsidR="00D604A2" w:rsidRDefault="00D604A2" w:rsidP="00234D7C">
      <w:pPr>
        <w:pStyle w:val="BodyText"/>
        <w:spacing w:before="8"/>
        <w:rPr>
          <w:b/>
          <w:bCs/>
          <w:sz w:val="28"/>
          <w:szCs w:val="28"/>
        </w:rPr>
      </w:pPr>
    </w:p>
    <w:p w14:paraId="0124E3FF" w14:textId="6671BA43" w:rsidR="00234D7C" w:rsidRPr="00997108" w:rsidRDefault="00D604A2" w:rsidP="00234D7C">
      <w:pPr>
        <w:pStyle w:val="BodyText"/>
        <w:spacing w:before="8"/>
        <w:rPr>
          <w:sz w:val="28"/>
          <w:szCs w:val="28"/>
        </w:rPr>
      </w:pPr>
      <w:r>
        <w:rPr>
          <w:b/>
          <w:bCs/>
          <w:sz w:val="28"/>
          <w:szCs w:val="28"/>
        </w:rPr>
        <w:t>Final f</w:t>
      </w:r>
      <w:r w:rsidRPr="00D604A2">
        <w:rPr>
          <w:b/>
          <w:bCs/>
          <w:sz w:val="28"/>
          <w:szCs w:val="28"/>
        </w:rPr>
        <w:t>eatures used</w:t>
      </w:r>
      <w:r>
        <w:rPr>
          <w:b/>
          <w:bCs/>
          <w:sz w:val="28"/>
          <w:szCs w:val="28"/>
        </w:rPr>
        <w:t>:</w:t>
      </w:r>
      <w:r w:rsidR="00997108" w:rsidRPr="00997108">
        <w:rPr>
          <w:rFonts w:ascii="Courier New" w:hAnsi="Courier New" w:cs="Courier New"/>
          <w:color w:val="1F1F1F"/>
          <w:sz w:val="21"/>
          <w:szCs w:val="21"/>
          <w:shd w:val="clear" w:color="auto" w:fill="FFFFFF"/>
        </w:rPr>
        <w:t xml:space="preserve"> </w:t>
      </w:r>
      <w:r w:rsidR="00997108" w:rsidRPr="00997108">
        <w:rPr>
          <w:sz w:val="28"/>
          <w:szCs w:val="28"/>
        </w:rPr>
        <w:t>'Age', '</w:t>
      </w:r>
      <w:proofErr w:type="spellStart"/>
      <w:r w:rsidR="00997108" w:rsidRPr="00997108">
        <w:rPr>
          <w:sz w:val="28"/>
          <w:szCs w:val="28"/>
        </w:rPr>
        <w:t>DailyRate</w:t>
      </w:r>
      <w:proofErr w:type="spellEnd"/>
      <w:r w:rsidR="00997108" w:rsidRPr="00997108">
        <w:rPr>
          <w:sz w:val="28"/>
          <w:szCs w:val="28"/>
        </w:rPr>
        <w:t>', '</w:t>
      </w:r>
      <w:proofErr w:type="spellStart"/>
      <w:r w:rsidR="00997108" w:rsidRPr="00997108">
        <w:rPr>
          <w:sz w:val="28"/>
          <w:szCs w:val="28"/>
        </w:rPr>
        <w:t>DistanceFromHome</w:t>
      </w:r>
      <w:proofErr w:type="spellEnd"/>
      <w:r w:rsidR="00997108" w:rsidRPr="00997108">
        <w:rPr>
          <w:sz w:val="28"/>
          <w:szCs w:val="28"/>
        </w:rPr>
        <w:t>', 'Education', '</w:t>
      </w:r>
      <w:proofErr w:type="spellStart"/>
      <w:r w:rsidR="00997108" w:rsidRPr="00997108">
        <w:rPr>
          <w:sz w:val="28"/>
          <w:szCs w:val="28"/>
        </w:rPr>
        <w:t>EnvironmentSatisfaction</w:t>
      </w:r>
      <w:proofErr w:type="spellEnd"/>
      <w:r w:rsidR="00997108" w:rsidRPr="00997108">
        <w:rPr>
          <w:sz w:val="28"/>
          <w:szCs w:val="28"/>
        </w:rPr>
        <w:t>', '</w:t>
      </w:r>
      <w:proofErr w:type="spellStart"/>
      <w:r w:rsidR="00997108" w:rsidRPr="00997108">
        <w:rPr>
          <w:sz w:val="28"/>
          <w:szCs w:val="28"/>
        </w:rPr>
        <w:t>JobInvolvement</w:t>
      </w:r>
      <w:proofErr w:type="spellEnd"/>
      <w:r w:rsidR="00997108" w:rsidRPr="00997108">
        <w:rPr>
          <w:sz w:val="28"/>
          <w:szCs w:val="28"/>
        </w:rPr>
        <w:t>', '</w:t>
      </w:r>
      <w:proofErr w:type="spellStart"/>
      <w:r w:rsidR="00997108" w:rsidRPr="00997108">
        <w:rPr>
          <w:sz w:val="28"/>
          <w:szCs w:val="28"/>
        </w:rPr>
        <w:t>JobLevel</w:t>
      </w:r>
      <w:proofErr w:type="spellEnd"/>
      <w:r w:rsidR="00997108" w:rsidRPr="00997108">
        <w:rPr>
          <w:sz w:val="28"/>
          <w:szCs w:val="28"/>
        </w:rPr>
        <w:t>', '</w:t>
      </w:r>
      <w:proofErr w:type="spellStart"/>
      <w:r w:rsidR="00997108" w:rsidRPr="00997108">
        <w:rPr>
          <w:sz w:val="28"/>
          <w:szCs w:val="28"/>
        </w:rPr>
        <w:t>JobSatisfaction</w:t>
      </w:r>
      <w:proofErr w:type="spellEnd"/>
      <w:r w:rsidR="00997108" w:rsidRPr="00997108">
        <w:rPr>
          <w:sz w:val="28"/>
          <w:szCs w:val="28"/>
        </w:rPr>
        <w:t>', '</w:t>
      </w:r>
      <w:proofErr w:type="spellStart"/>
      <w:r w:rsidR="00997108" w:rsidRPr="00997108">
        <w:rPr>
          <w:sz w:val="28"/>
          <w:szCs w:val="28"/>
        </w:rPr>
        <w:t>MonthlyIncome</w:t>
      </w:r>
      <w:proofErr w:type="spellEnd"/>
      <w:r w:rsidR="00997108" w:rsidRPr="00997108">
        <w:rPr>
          <w:sz w:val="28"/>
          <w:szCs w:val="28"/>
        </w:rPr>
        <w:t>', '</w:t>
      </w:r>
      <w:proofErr w:type="spellStart"/>
      <w:r w:rsidR="00997108" w:rsidRPr="00997108">
        <w:rPr>
          <w:sz w:val="28"/>
          <w:szCs w:val="28"/>
        </w:rPr>
        <w:t>NumCompaniesWorked</w:t>
      </w:r>
      <w:proofErr w:type="spellEnd"/>
      <w:r w:rsidR="00997108" w:rsidRPr="00997108">
        <w:rPr>
          <w:sz w:val="28"/>
          <w:szCs w:val="28"/>
        </w:rPr>
        <w:t>', '</w:t>
      </w:r>
      <w:proofErr w:type="spellStart"/>
      <w:r w:rsidR="00997108" w:rsidRPr="00997108">
        <w:rPr>
          <w:sz w:val="28"/>
          <w:szCs w:val="28"/>
        </w:rPr>
        <w:t>RelationshipSatisfaction</w:t>
      </w:r>
      <w:proofErr w:type="spellEnd"/>
      <w:r w:rsidR="00997108" w:rsidRPr="00997108">
        <w:rPr>
          <w:sz w:val="28"/>
          <w:szCs w:val="28"/>
        </w:rPr>
        <w:t>', '</w:t>
      </w:r>
      <w:proofErr w:type="spellStart"/>
      <w:r w:rsidR="00997108" w:rsidRPr="00997108">
        <w:rPr>
          <w:sz w:val="28"/>
          <w:szCs w:val="28"/>
        </w:rPr>
        <w:t>StockOptionLevel</w:t>
      </w:r>
      <w:proofErr w:type="spellEnd"/>
      <w:r w:rsidR="00997108" w:rsidRPr="00997108">
        <w:rPr>
          <w:sz w:val="28"/>
          <w:szCs w:val="28"/>
        </w:rPr>
        <w:t>', '</w:t>
      </w:r>
      <w:proofErr w:type="spellStart"/>
      <w:r w:rsidR="00997108" w:rsidRPr="00997108">
        <w:rPr>
          <w:sz w:val="28"/>
          <w:szCs w:val="28"/>
        </w:rPr>
        <w:t>TotalWorkingYears</w:t>
      </w:r>
      <w:proofErr w:type="spellEnd"/>
      <w:r w:rsidR="00997108" w:rsidRPr="00997108">
        <w:rPr>
          <w:sz w:val="28"/>
          <w:szCs w:val="28"/>
        </w:rPr>
        <w:t>', '</w:t>
      </w:r>
      <w:proofErr w:type="spellStart"/>
      <w:r w:rsidR="00997108" w:rsidRPr="00997108">
        <w:rPr>
          <w:sz w:val="28"/>
          <w:szCs w:val="28"/>
        </w:rPr>
        <w:t>TrainingTimesLastYear</w:t>
      </w:r>
      <w:proofErr w:type="spellEnd"/>
      <w:r w:rsidR="00997108" w:rsidRPr="00997108">
        <w:rPr>
          <w:sz w:val="28"/>
          <w:szCs w:val="28"/>
        </w:rPr>
        <w:t>', '</w:t>
      </w:r>
      <w:proofErr w:type="spellStart"/>
      <w:r w:rsidR="00997108" w:rsidRPr="00997108">
        <w:rPr>
          <w:sz w:val="28"/>
          <w:szCs w:val="28"/>
        </w:rPr>
        <w:t>WorkLifeBalance</w:t>
      </w:r>
      <w:proofErr w:type="spellEnd"/>
      <w:r w:rsidR="00997108" w:rsidRPr="00997108">
        <w:rPr>
          <w:sz w:val="28"/>
          <w:szCs w:val="28"/>
        </w:rPr>
        <w:t>', '</w:t>
      </w:r>
      <w:proofErr w:type="spellStart"/>
      <w:r w:rsidR="00997108" w:rsidRPr="00997108">
        <w:rPr>
          <w:sz w:val="28"/>
          <w:szCs w:val="28"/>
        </w:rPr>
        <w:t>YearsAtCompany</w:t>
      </w:r>
      <w:proofErr w:type="spellEnd"/>
      <w:r w:rsidR="00997108" w:rsidRPr="00997108">
        <w:rPr>
          <w:sz w:val="28"/>
          <w:szCs w:val="28"/>
        </w:rPr>
        <w:t>', '</w:t>
      </w:r>
      <w:proofErr w:type="spellStart"/>
      <w:r w:rsidR="00997108" w:rsidRPr="00997108">
        <w:rPr>
          <w:sz w:val="28"/>
          <w:szCs w:val="28"/>
        </w:rPr>
        <w:t>YearsInCurrentRole</w:t>
      </w:r>
      <w:proofErr w:type="spellEnd"/>
      <w:r w:rsidR="00997108" w:rsidRPr="00997108">
        <w:rPr>
          <w:sz w:val="28"/>
          <w:szCs w:val="28"/>
        </w:rPr>
        <w:t>', '</w:t>
      </w:r>
      <w:proofErr w:type="spellStart"/>
      <w:r w:rsidR="00997108" w:rsidRPr="00997108">
        <w:rPr>
          <w:sz w:val="28"/>
          <w:szCs w:val="28"/>
        </w:rPr>
        <w:t>YearsSinceLastPromotion</w:t>
      </w:r>
      <w:proofErr w:type="spellEnd"/>
      <w:r w:rsidR="00997108" w:rsidRPr="00997108">
        <w:rPr>
          <w:sz w:val="28"/>
          <w:szCs w:val="28"/>
        </w:rPr>
        <w:t>', '</w:t>
      </w:r>
      <w:proofErr w:type="spellStart"/>
      <w:r w:rsidR="00997108" w:rsidRPr="00997108">
        <w:rPr>
          <w:sz w:val="28"/>
          <w:szCs w:val="28"/>
        </w:rPr>
        <w:t>YearsWithCurrManager</w:t>
      </w:r>
      <w:proofErr w:type="spellEnd"/>
      <w:r w:rsidR="00997108" w:rsidRPr="00997108">
        <w:rPr>
          <w:sz w:val="28"/>
          <w:szCs w:val="28"/>
        </w:rPr>
        <w:t>', '</w:t>
      </w:r>
      <w:proofErr w:type="spellStart"/>
      <w:r w:rsidR="00997108" w:rsidRPr="00997108">
        <w:rPr>
          <w:sz w:val="28"/>
          <w:szCs w:val="28"/>
        </w:rPr>
        <w:t>Department_index</w:t>
      </w:r>
      <w:proofErr w:type="spellEnd"/>
      <w:r w:rsidR="00997108" w:rsidRPr="00997108">
        <w:rPr>
          <w:sz w:val="28"/>
          <w:szCs w:val="28"/>
        </w:rPr>
        <w:t>', '</w:t>
      </w:r>
      <w:proofErr w:type="spellStart"/>
      <w:r w:rsidR="00997108" w:rsidRPr="00997108">
        <w:rPr>
          <w:sz w:val="28"/>
          <w:szCs w:val="28"/>
        </w:rPr>
        <w:t>OverTime_index</w:t>
      </w:r>
      <w:proofErr w:type="spellEnd"/>
      <w:r w:rsidR="00997108" w:rsidRPr="00997108">
        <w:rPr>
          <w:sz w:val="28"/>
          <w:szCs w:val="28"/>
        </w:rPr>
        <w:t>'</w:t>
      </w:r>
    </w:p>
    <w:p w14:paraId="2AD5DF74" w14:textId="77777777" w:rsidR="004E2532" w:rsidRPr="00BE4BBE" w:rsidRDefault="004E2532" w:rsidP="004E2532">
      <w:pPr>
        <w:pStyle w:val="BodyText"/>
        <w:spacing w:before="8"/>
        <w:rPr>
          <w:bCs/>
          <w:sz w:val="28"/>
          <w:szCs w:val="28"/>
        </w:rPr>
      </w:pPr>
    </w:p>
    <w:p w14:paraId="12D47442" w14:textId="77777777" w:rsidR="00E868EC" w:rsidRPr="00BE4BBE" w:rsidRDefault="00E868EC" w:rsidP="004C47ED">
      <w:pPr>
        <w:pStyle w:val="BodyText"/>
        <w:spacing w:before="8"/>
        <w:rPr>
          <w:bCs/>
          <w:sz w:val="28"/>
          <w:szCs w:val="28"/>
        </w:rPr>
      </w:pPr>
    </w:p>
    <w:p w14:paraId="7992356F" w14:textId="77777777" w:rsidR="00E868EC" w:rsidRPr="004B7C0F" w:rsidRDefault="00E868EC" w:rsidP="004C47ED">
      <w:pPr>
        <w:pStyle w:val="BodyText"/>
        <w:spacing w:before="8"/>
        <w:rPr>
          <w:b/>
          <w:sz w:val="28"/>
          <w:szCs w:val="28"/>
        </w:rPr>
      </w:pPr>
    </w:p>
    <w:p w14:paraId="0B81E3DF" w14:textId="202C07D2" w:rsidR="00506BD5" w:rsidRDefault="00506BD5" w:rsidP="00F651E3">
      <w:pPr>
        <w:pStyle w:val="Heading1"/>
      </w:pPr>
      <w:r w:rsidRPr="00302F29">
        <w:t>Table</w:t>
      </w:r>
      <w:r w:rsidR="00B443CE" w:rsidRPr="00302F29">
        <w:t>s</w:t>
      </w:r>
      <w:r w:rsidRPr="00302F29">
        <w:t xml:space="preserve"> Hardware</w:t>
      </w:r>
      <w:r w:rsidR="00E40F04" w:rsidRPr="00302F29">
        <w:t>/</w:t>
      </w:r>
      <w:r w:rsidRPr="00302F29">
        <w:t>Software</w:t>
      </w:r>
      <w:r w:rsidR="00E40F04" w:rsidRPr="00302F29">
        <w:t xml:space="preserve">/ Technique </w:t>
      </w:r>
      <w:r w:rsidRPr="00302F29">
        <w:t>Used</w:t>
      </w:r>
    </w:p>
    <w:p w14:paraId="3FCD4A25" w14:textId="77777777" w:rsidR="00F651E3" w:rsidRDefault="00F651E3" w:rsidP="00F651E3">
      <w:pPr>
        <w:pStyle w:val="Heading1"/>
      </w:pPr>
    </w:p>
    <w:tbl>
      <w:tblPr>
        <w:tblStyle w:val="TableGrid"/>
        <w:tblW w:w="0" w:type="auto"/>
        <w:jc w:val="center"/>
        <w:tblLook w:val="04A0" w:firstRow="1" w:lastRow="0" w:firstColumn="1" w:lastColumn="0" w:noHBand="0" w:noVBand="1"/>
      </w:tblPr>
      <w:tblGrid>
        <w:gridCol w:w="3736"/>
        <w:gridCol w:w="5808"/>
      </w:tblGrid>
      <w:tr w:rsidR="00145FDC" w14:paraId="5C85495F" w14:textId="77777777" w:rsidTr="003D3D70">
        <w:trPr>
          <w:trHeight w:val="291"/>
          <w:jc w:val="center"/>
        </w:trPr>
        <w:tc>
          <w:tcPr>
            <w:tcW w:w="3736" w:type="dxa"/>
            <w:tcBorders>
              <w:top w:val="single" w:sz="4" w:space="0" w:color="auto"/>
              <w:left w:val="single" w:sz="4" w:space="0" w:color="auto"/>
              <w:bottom w:val="single" w:sz="4" w:space="0" w:color="auto"/>
              <w:right w:val="single" w:sz="4" w:space="0" w:color="auto"/>
            </w:tcBorders>
          </w:tcPr>
          <w:p w14:paraId="4B7AEDFD" w14:textId="1EBE3DEF" w:rsidR="00145FDC" w:rsidRPr="00145FDC" w:rsidRDefault="00145FDC" w:rsidP="004B7C0F">
            <w:pPr>
              <w:pStyle w:val="BodyText"/>
              <w:spacing w:before="8"/>
              <w:rPr>
                <w:b/>
              </w:rPr>
            </w:pPr>
            <w:r w:rsidRPr="00145FDC">
              <w:rPr>
                <w:b/>
              </w:rPr>
              <w:t>Criteria</w:t>
            </w:r>
          </w:p>
        </w:tc>
        <w:tc>
          <w:tcPr>
            <w:tcW w:w="5808" w:type="dxa"/>
            <w:tcBorders>
              <w:top w:val="single" w:sz="4" w:space="0" w:color="auto"/>
              <w:left w:val="single" w:sz="4" w:space="0" w:color="auto"/>
              <w:bottom w:val="single" w:sz="4" w:space="0" w:color="auto"/>
              <w:right w:val="single" w:sz="4" w:space="0" w:color="auto"/>
            </w:tcBorders>
          </w:tcPr>
          <w:p w14:paraId="4608D94D" w14:textId="57F7BED7" w:rsidR="00145FDC" w:rsidRPr="00145FDC" w:rsidRDefault="00145FDC" w:rsidP="004B7C0F">
            <w:pPr>
              <w:pStyle w:val="BodyText"/>
              <w:spacing w:before="8"/>
              <w:rPr>
                <w:b/>
              </w:rPr>
            </w:pPr>
            <w:r w:rsidRPr="00145FDC">
              <w:rPr>
                <w:b/>
              </w:rPr>
              <w:t>Details</w:t>
            </w:r>
          </w:p>
        </w:tc>
      </w:tr>
      <w:tr w:rsidR="00145FDC" w14:paraId="2F633D43" w14:textId="77777777" w:rsidTr="003D3D70">
        <w:trPr>
          <w:trHeight w:val="1025"/>
          <w:jc w:val="center"/>
        </w:trPr>
        <w:tc>
          <w:tcPr>
            <w:tcW w:w="3736" w:type="dxa"/>
            <w:tcBorders>
              <w:top w:val="single" w:sz="4" w:space="0" w:color="auto"/>
              <w:left w:val="single" w:sz="4" w:space="0" w:color="auto"/>
              <w:bottom w:val="single" w:sz="4" w:space="0" w:color="auto"/>
              <w:right w:val="single" w:sz="4" w:space="0" w:color="auto"/>
            </w:tcBorders>
            <w:hideMark/>
          </w:tcPr>
          <w:p w14:paraId="27612053" w14:textId="09C93095" w:rsidR="00145FDC" w:rsidRPr="00145FDC" w:rsidRDefault="00145FDC" w:rsidP="004B7C0F">
            <w:pPr>
              <w:pStyle w:val="BodyText"/>
              <w:spacing w:before="8"/>
              <w:rPr>
                <w:bCs/>
              </w:rPr>
            </w:pPr>
            <w:r w:rsidRPr="00145FDC">
              <w:rPr>
                <w:bCs/>
              </w:rPr>
              <w:t>Hardware Configuration</w:t>
            </w:r>
          </w:p>
        </w:tc>
        <w:tc>
          <w:tcPr>
            <w:tcW w:w="5808" w:type="dxa"/>
            <w:tcBorders>
              <w:top w:val="single" w:sz="4" w:space="0" w:color="auto"/>
              <w:left w:val="single" w:sz="4" w:space="0" w:color="auto"/>
              <w:bottom w:val="single" w:sz="4" w:space="0" w:color="auto"/>
              <w:right w:val="single" w:sz="4" w:space="0" w:color="auto"/>
            </w:tcBorders>
            <w:hideMark/>
          </w:tcPr>
          <w:p w14:paraId="5421CA85" w14:textId="7810FB25" w:rsidR="00145FDC" w:rsidRDefault="00FF4273" w:rsidP="004B7C0F">
            <w:pPr>
              <w:pStyle w:val="BodyText"/>
              <w:spacing w:before="8"/>
              <w:rPr>
                <w:bCs/>
                <w:sz w:val="28"/>
                <w:szCs w:val="28"/>
              </w:rPr>
            </w:pPr>
            <w:r w:rsidRPr="00FF4273">
              <w:rPr>
                <w:bCs/>
                <w:sz w:val="28"/>
                <w:szCs w:val="28"/>
              </w:rPr>
              <w:t>Windows 11 Home Single Language 64-bit</w:t>
            </w:r>
            <w:r>
              <w:rPr>
                <w:bCs/>
                <w:sz w:val="28"/>
                <w:szCs w:val="28"/>
              </w:rPr>
              <w:t xml:space="preserve"> </w:t>
            </w:r>
            <w:r w:rsidR="00B727BC">
              <w:rPr>
                <w:bCs/>
                <w:sz w:val="28"/>
                <w:szCs w:val="28"/>
              </w:rPr>
              <w:t>with 8</w:t>
            </w:r>
            <w:r w:rsidRPr="00FF4273">
              <w:rPr>
                <w:bCs/>
                <w:sz w:val="28"/>
                <w:szCs w:val="28"/>
              </w:rPr>
              <w:t xml:space="preserve"> GB</w:t>
            </w:r>
            <w:r>
              <w:rPr>
                <w:bCs/>
                <w:sz w:val="28"/>
                <w:szCs w:val="28"/>
              </w:rPr>
              <w:t xml:space="preserve"> </w:t>
            </w:r>
            <w:r w:rsidRPr="00FF4273">
              <w:rPr>
                <w:bCs/>
                <w:sz w:val="28"/>
                <w:szCs w:val="28"/>
              </w:rPr>
              <w:t>AMD Ryzen 5</w:t>
            </w:r>
            <w:r>
              <w:rPr>
                <w:bCs/>
                <w:sz w:val="28"/>
                <w:szCs w:val="28"/>
              </w:rPr>
              <w:t xml:space="preserve"> </w:t>
            </w:r>
            <w:r w:rsidRPr="00FF4273">
              <w:rPr>
                <w:bCs/>
                <w:sz w:val="28"/>
                <w:szCs w:val="28"/>
              </w:rPr>
              <w:t>with Radeon Graphics</w:t>
            </w:r>
            <w:r w:rsidR="00512A87">
              <w:rPr>
                <w:bCs/>
                <w:sz w:val="28"/>
                <w:szCs w:val="28"/>
              </w:rPr>
              <w:t xml:space="preserve"> and GeForce GTX 1650</w:t>
            </w:r>
          </w:p>
        </w:tc>
      </w:tr>
      <w:tr w:rsidR="00145FDC" w14:paraId="24083217" w14:textId="77777777" w:rsidTr="003D3D70">
        <w:trPr>
          <w:trHeight w:val="354"/>
          <w:jc w:val="center"/>
        </w:trPr>
        <w:tc>
          <w:tcPr>
            <w:tcW w:w="3736" w:type="dxa"/>
            <w:tcBorders>
              <w:top w:val="single" w:sz="4" w:space="0" w:color="auto"/>
              <w:left w:val="single" w:sz="4" w:space="0" w:color="auto"/>
              <w:bottom w:val="single" w:sz="4" w:space="0" w:color="auto"/>
              <w:right w:val="single" w:sz="4" w:space="0" w:color="auto"/>
            </w:tcBorders>
            <w:hideMark/>
          </w:tcPr>
          <w:p w14:paraId="0D32113A" w14:textId="058BAA29" w:rsidR="00145FDC" w:rsidRPr="00145FDC" w:rsidRDefault="00145FDC" w:rsidP="004B7C0F">
            <w:pPr>
              <w:pStyle w:val="BodyText"/>
              <w:spacing w:before="8"/>
              <w:rPr>
                <w:bCs/>
              </w:rPr>
            </w:pPr>
            <w:r w:rsidRPr="00145FDC">
              <w:rPr>
                <w:bCs/>
              </w:rPr>
              <w:t>Software Configuration</w:t>
            </w:r>
          </w:p>
        </w:tc>
        <w:tc>
          <w:tcPr>
            <w:tcW w:w="5808" w:type="dxa"/>
            <w:tcBorders>
              <w:top w:val="single" w:sz="4" w:space="0" w:color="auto"/>
              <w:left w:val="single" w:sz="4" w:space="0" w:color="auto"/>
              <w:bottom w:val="single" w:sz="4" w:space="0" w:color="auto"/>
              <w:right w:val="single" w:sz="4" w:space="0" w:color="auto"/>
            </w:tcBorders>
          </w:tcPr>
          <w:p w14:paraId="54CBA866" w14:textId="7B2F6C39" w:rsidR="00145FDC" w:rsidRDefault="00713BD0" w:rsidP="004B7C0F">
            <w:pPr>
              <w:pStyle w:val="BodyText"/>
              <w:spacing w:before="8"/>
              <w:rPr>
                <w:bCs/>
                <w:sz w:val="28"/>
                <w:szCs w:val="28"/>
              </w:rPr>
            </w:pPr>
            <w:r>
              <w:rPr>
                <w:bCs/>
                <w:sz w:val="28"/>
                <w:szCs w:val="28"/>
              </w:rPr>
              <w:t>Google Colab</w:t>
            </w:r>
            <w:r w:rsidR="0098010E">
              <w:rPr>
                <w:bCs/>
                <w:sz w:val="28"/>
                <w:szCs w:val="28"/>
              </w:rPr>
              <w:t xml:space="preserve"> with runtime TPU v2-8</w:t>
            </w:r>
          </w:p>
        </w:tc>
      </w:tr>
      <w:tr w:rsidR="00145FDC" w14:paraId="407C7D53" w14:textId="77777777" w:rsidTr="003D3D70">
        <w:trPr>
          <w:trHeight w:val="341"/>
          <w:jc w:val="center"/>
        </w:trPr>
        <w:tc>
          <w:tcPr>
            <w:tcW w:w="3736" w:type="dxa"/>
            <w:tcBorders>
              <w:top w:val="single" w:sz="4" w:space="0" w:color="auto"/>
              <w:left w:val="single" w:sz="4" w:space="0" w:color="auto"/>
              <w:bottom w:val="single" w:sz="4" w:space="0" w:color="auto"/>
              <w:right w:val="single" w:sz="4" w:space="0" w:color="auto"/>
            </w:tcBorders>
          </w:tcPr>
          <w:p w14:paraId="6F1CC635" w14:textId="09DE9490" w:rsidR="00145FDC" w:rsidRPr="00145FDC" w:rsidRDefault="00145FDC" w:rsidP="004B7C0F">
            <w:pPr>
              <w:pStyle w:val="BodyText"/>
              <w:spacing w:before="8"/>
              <w:rPr>
                <w:bCs/>
              </w:rPr>
            </w:pPr>
            <w:r w:rsidRPr="00145FDC">
              <w:rPr>
                <w:bCs/>
              </w:rPr>
              <w:t>Big Data Tools Used with Version</w:t>
            </w:r>
          </w:p>
        </w:tc>
        <w:tc>
          <w:tcPr>
            <w:tcW w:w="5808" w:type="dxa"/>
            <w:tcBorders>
              <w:top w:val="single" w:sz="4" w:space="0" w:color="auto"/>
              <w:left w:val="single" w:sz="4" w:space="0" w:color="auto"/>
              <w:bottom w:val="single" w:sz="4" w:space="0" w:color="auto"/>
              <w:right w:val="single" w:sz="4" w:space="0" w:color="auto"/>
            </w:tcBorders>
          </w:tcPr>
          <w:p w14:paraId="3DECCCE0" w14:textId="038F72F5" w:rsidR="00145FDC" w:rsidRDefault="000F17A5" w:rsidP="004B7C0F">
            <w:pPr>
              <w:pStyle w:val="BodyText"/>
              <w:spacing w:before="8"/>
              <w:rPr>
                <w:bCs/>
                <w:sz w:val="28"/>
                <w:szCs w:val="28"/>
              </w:rPr>
            </w:pPr>
            <w:r w:rsidRPr="000F17A5">
              <w:rPr>
                <w:bCs/>
                <w:sz w:val="28"/>
                <w:szCs w:val="28"/>
              </w:rPr>
              <w:t>PySpark Version: 3.5.3</w:t>
            </w:r>
          </w:p>
        </w:tc>
      </w:tr>
      <w:tr w:rsidR="00145FDC" w14:paraId="3F360D8A" w14:textId="77777777" w:rsidTr="003D3D70">
        <w:trPr>
          <w:trHeight w:val="683"/>
          <w:jc w:val="center"/>
        </w:trPr>
        <w:tc>
          <w:tcPr>
            <w:tcW w:w="3736" w:type="dxa"/>
            <w:tcBorders>
              <w:top w:val="single" w:sz="4" w:space="0" w:color="auto"/>
              <w:left w:val="single" w:sz="4" w:space="0" w:color="auto"/>
              <w:bottom w:val="single" w:sz="4" w:space="0" w:color="auto"/>
              <w:right w:val="single" w:sz="4" w:space="0" w:color="auto"/>
            </w:tcBorders>
            <w:hideMark/>
          </w:tcPr>
          <w:p w14:paraId="69765872" w14:textId="176DD883" w:rsidR="00145FDC" w:rsidRPr="00145FDC" w:rsidRDefault="00145FDC" w:rsidP="004B7C0F">
            <w:pPr>
              <w:pStyle w:val="BodyText"/>
              <w:spacing w:before="8"/>
              <w:rPr>
                <w:bCs/>
              </w:rPr>
            </w:pPr>
            <w:r w:rsidRPr="00145FDC">
              <w:rPr>
                <w:bCs/>
              </w:rPr>
              <w:t>Python Library Used</w:t>
            </w:r>
          </w:p>
        </w:tc>
        <w:tc>
          <w:tcPr>
            <w:tcW w:w="5808" w:type="dxa"/>
            <w:tcBorders>
              <w:top w:val="single" w:sz="4" w:space="0" w:color="auto"/>
              <w:left w:val="single" w:sz="4" w:space="0" w:color="auto"/>
              <w:bottom w:val="single" w:sz="4" w:space="0" w:color="auto"/>
              <w:right w:val="single" w:sz="4" w:space="0" w:color="auto"/>
            </w:tcBorders>
          </w:tcPr>
          <w:p w14:paraId="7C2C012D" w14:textId="523C6539" w:rsidR="00145FDC" w:rsidRDefault="00B66171" w:rsidP="004B7C0F">
            <w:pPr>
              <w:pStyle w:val="BodyText"/>
              <w:spacing w:before="8"/>
              <w:rPr>
                <w:bCs/>
                <w:sz w:val="28"/>
                <w:szCs w:val="28"/>
              </w:rPr>
            </w:pPr>
            <w:r>
              <w:rPr>
                <w:bCs/>
                <w:sz w:val="28"/>
                <w:szCs w:val="28"/>
              </w:rPr>
              <w:t>NumPy</w:t>
            </w:r>
            <w:r w:rsidR="000F17A5">
              <w:rPr>
                <w:bCs/>
                <w:sz w:val="28"/>
                <w:szCs w:val="28"/>
              </w:rPr>
              <w:t xml:space="preserve">, Pandas, </w:t>
            </w:r>
            <w:r>
              <w:rPr>
                <w:bCs/>
                <w:sz w:val="28"/>
                <w:szCs w:val="28"/>
              </w:rPr>
              <w:t>s</w:t>
            </w:r>
            <w:r w:rsidR="000F17A5">
              <w:rPr>
                <w:bCs/>
                <w:sz w:val="28"/>
                <w:szCs w:val="28"/>
              </w:rPr>
              <w:t>klearn</w:t>
            </w:r>
            <w:r w:rsidR="00255D80">
              <w:rPr>
                <w:bCs/>
                <w:sz w:val="28"/>
                <w:szCs w:val="28"/>
              </w:rPr>
              <w:t xml:space="preserve">, </w:t>
            </w:r>
            <w:r w:rsidR="00690C50">
              <w:rPr>
                <w:bCs/>
                <w:sz w:val="28"/>
                <w:szCs w:val="28"/>
              </w:rPr>
              <w:t>pyspark.ml, pyspark.sql</w:t>
            </w:r>
          </w:p>
        </w:tc>
      </w:tr>
      <w:tr w:rsidR="00145FDC" w14:paraId="4281898A" w14:textId="77777777" w:rsidTr="003D3D70">
        <w:trPr>
          <w:trHeight w:val="354"/>
          <w:jc w:val="center"/>
        </w:trPr>
        <w:tc>
          <w:tcPr>
            <w:tcW w:w="3736" w:type="dxa"/>
            <w:tcBorders>
              <w:top w:val="single" w:sz="4" w:space="0" w:color="auto"/>
              <w:left w:val="single" w:sz="4" w:space="0" w:color="auto"/>
              <w:bottom w:val="single" w:sz="4" w:space="0" w:color="auto"/>
              <w:right w:val="single" w:sz="4" w:space="0" w:color="auto"/>
            </w:tcBorders>
          </w:tcPr>
          <w:p w14:paraId="1548DE93" w14:textId="2CA7050A" w:rsidR="00145FDC" w:rsidRPr="00145FDC" w:rsidRDefault="00145FDC" w:rsidP="004B7C0F">
            <w:pPr>
              <w:pStyle w:val="BodyText"/>
              <w:spacing w:before="8"/>
              <w:rPr>
                <w:bCs/>
              </w:rPr>
            </w:pPr>
            <w:r w:rsidRPr="00145FDC">
              <w:rPr>
                <w:bCs/>
              </w:rPr>
              <w:t xml:space="preserve">Visualization </w:t>
            </w:r>
            <w:r w:rsidR="00A21835">
              <w:rPr>
                <w:bCs/>
              </w:rPr>
              <w:t>Tool</w:t>
            </w:r>
          </w:p>
        </w:tc>
        <w:tc>
          <w:tcPr>
            <w:tcW w:w="5808" w:type="dxa"/>
            <w:tcBorders>
              <w:top w:val="single" w:sz="4" w:space="0" w:color="auto"/>
              <w:left w:val="single" w:sz="4" w:space="0" w:color="auto"/>
              <w:bottom w:val="single" w:sz="4" w:space="0" w:color="auto"/>
              <w:right w:val="single" w:sz="4" w:space="0" w:color="auto"/>
            </w:tcBorders>
          </w:tcPr>
          <w:p w14:paraId="278F60CE" w14:textId="5379AB7C" w:rsidR="00145FDC" w:rsidRDefault="000F17A5" w:rsidP="004B7C0F">
            <w:pPr>
              <w:pStyle w:val="BodyText"/>
              <w:spacing w:before="8"/>
              <w:rPr>
                <w:bCs/>
                <w:sz w:val="28"/>
                <w:szCs w:val="28"/>
              </w:rPr>
            </w:pPr>
            <w:r>
              <w:rPr>
                <w:bCs/>
                <w:sz w:val="28"/>
                <w:szCs w:val="28"/>
              </w:rPr>
              <w:t>Matplotlib, Seaborn</w:t>
            </w:r>
          </w:p>
        </w:tc>
      </w:tr>
      <w:tr w:rsidR="00145FDC" w14:paraId="69B54818" w14:textId="77777777" w:rsidTr="003D3D70">
        <w:trPr>
          <w:trHeight w:val="341"/>
          <w:jc w:val="center"/>
        </w:trPr>
        <w:tc>
          <w:tcPr>
            <w:tcW w:w="3736" w:type="dxa"/>
            <w:tcBorders>
              <w:top w:val="single" w:sz="4" w:space="0" w:color="auto"/>
              <w:left w:val="single" w:sz="4" w:space="0" w:color="auto"/>
              <w:bottom w:val="single" w:sz="4" w:space="0" w:color="auto"/>
              <w:right w:val="single" w:sz="4" w:space="0" w:color="auto"/>
            </w:tcBorders>
          </w:tcPr>
          <w:p w14:paraId="1B45C6DC" w14:textId="2D79110B" w:rsidR="00145FDC" w:rsidRPr="00145FDC" w:rsidRDefault="00145FDC" w:rsidP="004B7C0F">
            <w:pPr>
              <w:pStyle w:val="BodyText"/>
              <w:spacing w:before="8"/>
              <w:rPr>
                <w:bCs/>
              </w:rPr>
            </w:pPr>
            <w:r w:rsidRPr="00145FDC">
              <w:rPr>
                <w:bCs/>
              </w:rPr>
              <w:t>Any other tools, libraries used</w:t>
            </w:r>
          </w:p>
        </w:tc>
        <w:tc>
          <w:tcPr>
            <w:tcW w:w="5808" w:type="dxa"/>
            <w:tcBorders>
              <w:top w:val="single" w:sz="4" w:space="0" w:color="auto"/>
              <w:left w:val="single" w:sz="4" w:space="0" w:color="auto"/>
              <w:bottom w:val="single" w:sz="4" w:space="0" w:color="auto"/>
              <w:right w:val="single" w:sz="4" w:space="0" w:color="auto"/>
            </w:tcBorders>
          </w:tcPr>
          <w:p w14:paraId="5EEA9DD1" w14:textId="64737526" w:rsidR="00145FDC" w:rsidRDefault="000F17A5" w:rsidP="004B7C0F">
            <w:pPr>
              <w:pStyle w:val="BodyText"/>
              <w:spacing w:before="8"/>
              <w:rPr>
                <w:bCs/>
                <w:sz w:val="28"/>
                <w:szCs w:val="28"/>
              </w:rPr>
            </w:pPr>
            <w:r>
              <w:rPr>
                <w:bCs/>
                <w:sz w:val="28"/>
                <w:szCs w:val="28"/>
              </w:rPr>
              <w:t>None</w:t>
            </w:r>
          </w:p>
        </w:tc>
      </w:tr>
    </w:tbl>
    <w:p w14:paraId="6566834D" w14:textId="77777777" w:rsidR="00145FDC" w:rsidRDefault="00145FDC" w:rsidP="004B7C0F">
      <w:pPr>
        <w:pStyle w:val="BodyText"/>
        <w:spacing w:before="8"/>
        <w:ind w:left="567"/>
        <w:rPr>
          <w:b/>
          <w:sz w:val="28"/>
          <w:szCs w:val="28"/>
        </w:rPr>
      </w:pPr>
    </w:p>
    <w:p w14:paraId="28A006E2" w14:textId="77777777" w:rsidR="00A21835" w:rsidRPr="00302F29" w:rsidRDefault="00A21835" w:rsidP="004B7C0F">
      <w:pPr>
        <w:pStyle w:val="BodyText"/>
        <w:spacing w:before="8"/>
        <w:ind w:left="567"/>
        <w:rPr>
          <w:b/>
          <w:sz w:val="28"/>
          <w:szCs w:val="28"/>
        </w:rPr>
      </w:pPr>
    </w:p>
    <w:p w14:paraId="7A99F630" w14:textId="1E857BE1" w:rsidR="00BF68AD" w:rsidRPr="002157AB" w:rsidRDefault="00E40F04" w:rsidP="00F651E3">
      <w:pPr>
        <w:pStyle w:val="Heading1"/>
        <w:rPr>
          <w:u w:val="single"/>
        </w:rPr>
      </w:pPr>
      <w:r w:rsidRPr="002157AB">
        <w:rPr>
          <w:u w:val="single"/>
        </w:rPr>
        <w:t>I</w:t>
      </w:r>
      <w:r w:rsidR="002157AB" w:rsidRPr="002157AB">
        <w:rPr>
          <w:u w:val="single"/>
        </w:rPr>
        <w:t>MPLEMENTATION &amp;</w:t>
      </w:r>
      <w:r w:rsidRPr="002157AB">
        <w:rPr>
          <w:u w:val="single"/>
        </w:rPr>
        <w:t xml:space="preserve"> </w:t>
      </w:r>
      <w:r w:rsidR="00506BD5" w:rsidRPr="002157AB">
        <w:rPr>
          <w:u w:val="single"/>
        </w:rPr>
        <w:t>M</w:t>
      </w:r>
      <w:r w:rsidR="002157AB" w:rsidRPr="002157AB">
        <w:rPr>
          <w:u w:val="single"/>
        </w:rPr>
        <w:t>ETHODOLOGY</w:t>
      </w:r>
    </w:p>
    <w:p w14:paraId="75903A40" w14:textId="2EDA7635" w:rsidR="00685547" w:rsidRDefault="00743290" w:rsidP="000F17A5">
      <w:pPr>
        <w:pStyle w:val="BodyText"/>
        <w:spacing w:before="8"/>
        <w:ind w:left="567"/>
        <w:rPr>
          <w:b/>
          <w:sz w:val="28"/>
          <w:szCs w:val="28"/>
        </w:rPr>
      </w:pPr>
      <w:r>
        <w:rPr>
          <w:bCs/>
          <w:noProof/>
          <w:sz w:val="28"/>
          <w:szCs w:val="28"/>
          <w:lang w:val="en-IN"/>
        </w:rPr>
        <w:lastRenderedPageBreak/>
        <w:drawing>
          <wp:inline distT="0" distB="0" distL="0" distR="0" wp14:anchorId="0DF589C7" wp14:editId="1FB34573">
            <wp:extent cx="5570220" cy="3191510"/>
            <wp:effectExtent l="0" t="0" r="0" b="8890"/>
            <wp:docPr id="371748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8297" cy="3196138"/>
                    </a:xfrm>
                    <a:prstGeom prst="rect">
                      <a:avLst/>
                    </a:prstGeom>
                    <a:noFill/>
                    <a:ln>
                      <a:noFill/>
                    </a:ln>
                  </pic:spPr>
                </pic:pic>
              </a:graphicData>
            </a:graphic>
          </wp:inline>
        </w:drawing>
      </w:r>
    </w:p>
    <w:p w14:paraId="7A4FD283" w14:textId="4D0AD4AB" w:rsidR="00685547" w:rsidRPr="00685547" w:rsidRDefault="00685547" w:rsidP="000F17A5">
      <w:pPr>
        <w:pStyle w:val="BodyText"/>
        <w:spacing w:before="8"/>
        <w:ind w:left="567"/>
        <w:rPr>
          <w:bCs/>
          <w:sz w:val="28"/>
          <w:szCs w:val="28"/>
        </w:rPr>
      </w:pPr>
      <w:r w:rsidRPr="00685547">
        <w:rPr>
          <w:bCs/>
          <w:sz w:val="28"/>
          <w:szCs w:val="28"/>
        </w:rPr>
        <w:t>First the spark session was created and then the implementation started.</w:t>
      </w:r>
    </w:p>
    <w:p w14:paraId="58427FB9" w14:textId="77777777" w:rsidR="00685547" w:rsidRDefault="00685547" w:rsidP="000F17A5">
      <w:pPr>
        <w:pStyle w:val="BodyText"/>
        <w:spacing w:before="8"/>
        <w:ind w:left="567"/>
        <w:rPr>
          <w:b/>
          <w:sz w:val="28"/>
          <w:szCs w:val="28"/>
        </w:rPr>
      </w:pPr>
    </w:p>
    <w:p w14:paraId="611FE08A" w14:textId="533A742E" w:rsidR="00B050B5" w:rsidRDefault="00B050B5" w:rsidP="00582C4B">
      <w:pPr>
        <w:pStyle w:val="BodyText"/>
        <w:numPr>
          <w:ilvl w:val="0"/>
          <w:numId w:val="3"/>
        </w:numPr>
        <w:spacing w:before="8"/>
        <w:rPr>
          <w:bCs/>
          <w:sz w:val="28"/>
          <w:szCs w:val="28"/>
          <w:lang w:val="en-IN"/>
        </w:rPr>
      </w:pPr>
      <w:r w:rsidRPr="00B050B5">
        <w:rPr>
          <w:b/>
          <w:sz w:val="28"/>
          <w:szCs w:val="28"/>
          <w:lang w:val="en-IN"/>
        </w:rPr>
        <w:t>Setting Up a Spark Meeting</w:t>
      </w:r>
      <w:r w:rsidRPr="00B050B5">
        <w:rPr>
          <w:bCs/>
          <w:sz w:val="28"/>
          <w:szCs w:val="28"/>
          <w:lang w:val="en-IN"/>
        </w:rPr>
        <w:br/>
        <w:t xml:space="preserve">To enable interaction with the </w:t>
      </w:r>
      <w:proofErr w:type="spellStart"/>
      <w:r w:rsidRPr="00B050B5">
        <w:rPr>
          <w:bCs/>
          <w:sz w:val="28"/>
          <w:szCs w:val="28"/>
          <w:lang w:val="en-IN"/>
        </w:rPr>
        <w:t>PySpark</w:t>
      </w:r>
      <w:proofErr w:type="spellEnd"/>
      <w:r w:rsidRPr="00B050B5">
        <w:rPr>
          <w:bCs/>
          <w:sz w:val="28"/>
          <w:szCs w:val="28"/>
          <w:lang w:val="en-IN"/>
        </w:rPr>
        <w:t xml:space="preserve"> API, </w:t>
      </w:r>
      <w:proofErr w:type="spellStart"/>
      <w:r w:rsidRPr="00B050B5">
        <w:rPr>
          <w:bCs/>
          <w:sz w:val="28"/>
          <w:szCs w:val="28"/>
          <w:lang w:val="en-IN"/>
        </w:rPr>
        <w:t>SparkSession.builder</w:t>
      </w:r>
      <w:proofErr w:type="spellEnd"/>
      <w:r w:rsidRPr="00B050B5">
        <w:rPr>
          <w:bCs/>
          <w:sz w:val="28"/>
          <w:szCs w:val="28"/>
          <w:lang w:val="en-IN"/>
        </w:rPr>
        <w:t xml:space="preserve"> is used to start a </w:t>
      </w:r>
      <w:proofErr w:type="spellStart"/>
      <w:r w:rsidRPr="00B050B5">
        <w:rPr>
          <w:bCs/>
          <w:sz w:val="28"/>
          <w:szCs w:val="28"/>
          <w:lang w:val="en-IN"/>
        </w:rPr>
        <w:t>PySpark</w:t>
      </w:r>
      <w:proofErr w:type="spellEnd"/>
      <w:r w:rsidRPr="00B050B5">
        <w:rPr>
          <w:bCs/>
          <w:sz w:val="28"/>
          <w:szCs w:val="28"/>
          <w:lang w:val="en-IN"/>
        </w:rPr>
        <w:t xml:space="preserve"> session.</w:t>
      </w:r>
      <w:r w:rsidRPr="00B050B5">
        <w:rPr>
          <w:bCs/>
          <w:sz w:val="28"/>
          <w:szCs w:val="28"/>
          <w:lang w:val="en-IN"/>
        </w:rPr>
        <w:br/>
        <w:t>The master node setting ("local[*]") and application name ("</w:t>
      </w:r>
      <w:r w:rsidR="00707739" w:rsidRPr="00707739">
        <w:rPr>
          <w:bCs/>
          <w:sz w:val="28"/>
          <w:szCs w:val="28"/>
          <w:lang w:val="en-IN"/>
        </w:rPr>
        <w:t>Employee Attrition Prediction</w:t>
      </w:r>
      <w:r w:rsidRPr="00B050B5">
        <w:rPr>
          <w:bCs/>
          <w:sz w:val="28"/>
          <w:szCs w:val="28"/>
          <w:lang w:val="en-IN"/>
        </w:rPr>
        <w:t>") are set up for the session to make use of all CPU cores.</w:t>
      </w:r>
    </w:p>
    <w:p w14:paraId="26244CF0" w14:textId="77777777" w:rsidR="00262572" w:rsidRDefault="00227B3C" w:rsidP="00262572">
      <w:pPr>
        <w:pStyle w:val="BodyText"/>
        <w:spacing w:before="8"/>
        <w:ind w:left="720"/>
        <w:rPr>
          <w:bCs/>
          <w:sz w:val="28"/>
          <w:szCs w:val="28"/>
        </w:rPr>
      </w:pPr>
      <w:r w:rsidRPr="00227B3C">
        <w:rPr>
          <w:bCs/>
          <w:sz w:val="28"/>
          <w:szCs w:val="28"/>
        </w:rPr>
        <w:t>The session is the starting point for loading and processing the dataset.</w:t>
      </w:r>
    </w:p>
    <w:p w14:paraId="29946372" w14:textId="77777777" w:rsidR="00262572" w:rsidRDefault="00262572" w:rsidP="00262572">
      <w:pPr>
        <w:pStyle w:val="BodyText"/>
        <w:spacing w:before="8"/>
        <w:ind w:left="720"/>
        <w:rPr>
          <w:bCs/>
          <w:sz w:val="28"/>
          <w:szCs w:val="28"/>
        </w:rPr>
      </w:pPr>
    </w:p>
    <w:p w14:paraId="71D531A6" w14:textId="4692206A" w:rsidR="005B2B06" w:rsidRDefault="00262572" w:rsidP="00582C4B">
      <w:pPr>
        <w:pStyle w:val="BodyText"/>
        <w:numPr>
          <w:ilvl w:val="0"/>
          <w:numId w:val="3"/>
        </w:numPr>
        <w:spacing w:before="8"/>
        <w:rPr>
          <w:bCs/>
          <w:sz w:val="28"/>
          <w:szCs w:val="28"/>
        </w:rPr>
      </w:pPr>
      <w:r w:rsidRPr="00262572">
        <w:rPr>
          <w:b/>
          <w:sz w:val="28"/>
          <w:szCs w:val="28"/>
        </w:rPr>
        <w:t>D</w:t>
      </w:r>
      <w:r w:rsidR="005B2B06" w:rsidRPr="00262572">
        <w:rPr>
          <w:b/>
          <w:sz w:val="28"/>
          <w:szCs w:val="28"/>
        </w:rPr>
        <w:t>ata loading</w:t>
      </w:r>
      <w:r w:rsidRPr="00262572">
        <w:rPr>
          <w:b/>
          <w:sz w:val="28"/>
          <w:szCs w:val="28"/>
        </w:rPr>
        <w:t xml:space="preserve"> and Preparation</w:t>
      </w:r>
      <w:r w:rsidR="005B2B06" w:rsidRPr="005B2B06">
        <w:rPr>
          <w:bCs/>
          <w:sz w:val="28"/>
          <w:szCs w:val="28"/>
        </w:rPr>
        <w:br/>
        <w:t>Load dataset - Use spark.read.csv() with header=True and appropriate types to load the HR data set.</w:t>
      </w:r>
      <w:r w:rsidR="005B2B06" w:rsidRPr="005B2B06">
        <w:rPr>
          <w:bCs/>
          <w:sz w:val="28"/>
          <w:szCs w:val="28"/>
        </w:rPr>
        <w:br/>
        <w:t>First Exploration: Print the schema using</w:t>
      </w:r>
      <w:r w:rsidR="0036590D">
        <w:rPr>
          <w:bCs/>
          <w:sz w:val="28"/>
          <w:szCs w:val="28"/>
        </w:rPr>
        <w:t xml:space="preserve"> </w:t>
      </w:r>
      <w:r w:rsidR="005B2B06" w:rsidRPr="005B2B06">
        <w:rPr>
          <w:bCs/>
          <w:sz w:val="28"/>
          <w:szCs w:val="28"/>
        </w:rPr>
        <w:t>.</w:t>
      </w:r>
      <w:proofErr w:type="spellStart"/>
      <w:r w:rsidR="005B2B06" w:rsidRPr="005B2B06">
        <w:rPr>
          <w:bCs/>
          <w:sz w:val="28"/>
          <w:szCs w:val="28"/>
        </w:rPr>
        <w:t>printSchema</w:t>
      </w:r>
      <w:proofErr w:type="spellEnd"/>
      <w:r w:rsidR="005B2B06" w:rsidRPr="005B2B06">
        <w:rPr>
          <w:bCs/>
          <w:sz w:val="28"/>
          <w:szCs w:val="28"/>
        </w:rPr>
        <w:t>() and view the first few rows to understand the dataset.</w:t>
      </w:r>
      <w:r>
        <w:rPr>
          <w:bCs/>
          <w:sz w:val="28"/>
          <w:szCs w:val="28"/>
        </w:rPr>
        <w:br/>
        <w:t>Descriptive analysis was done to know about the features.</w:t>
      </w:r>
      <w:r w:rsidR="005B2B06" w:rsidRPr="005B2B06">
        <w:rPr>
          <w:bCs/>
          <w:sz w:val="28"/>
          <w:szCs w:val="28"/>
        </w:rPr>
        <w:br/>
        <w:t>Drop</w:t>
      </w:r>
      <w:r w:rsidR="0036590D">
        <w:rPr>
          <w:bCs/>
          <w:sz w:val="28"/>
          <w:szCs w:val="28"/>
        </w:rPr>
        <w:t>ped</w:t>
      </w:r>
      <w:r w:rsidR="005B2B06" w:rsidRPr="005B2B06">
        <w:rPr>
          <w:bCs/>
          <w:sz w:val="28"/>
          <w:szCs w:val="28"/>
        </w:rPr>
        <w:t> </w:t>
      </w:r>
      <w:r w:rsidR="0036590D">
        <w:rPr>
          <w:bCs/>
          <w:sz w:val="28"/>
          <w:szCs w:val="28"/>
        </w:rPr>
        <w:t>unnecessary</w:t>
      </w:r>
      <w:r w:rsidR="005B2B06" w:rsidRPr="005B2B06">
        <w:rPr>
          <w:bCs/>
          <w:sz w:val="28"/>
          <w:szCs w:val="28"/>
        </w:rPr>
        <w:t xml:space="preserve"> columns : Drop columns like </w:t>
      </w:r>
      <w:proofErr w:type="spellStart"/>
      <w:r w:rsidR="005B2B06" w:rsidRPr="005B2B06">
        <w:rPr>
          <w:bCs/>
          <w:sz w:val="28"/>
          <w:szCs w:val="28"/>
        </w:rPr>
        <w:t>EmployeeCount</w:t>
      </w:r>
      <w:proofErr w:type="spellEnd"/>
      <w:r w:rsidR="005B2B06" w:rsidRPr="005B2B06">
        <w:rPr>
          <w:bCs/>
          <w:sz w:val="28"/>
          <w:szCs w:val="28"/>
        </w:rPr>
        <w:t xml:space="preserve">, </w:t>
      </w:r>
      <w:proofErr w:type="spellStart"/>
      <w:r w:rsidR="005B2B06" w:rsidRPr="005B2B06">
        <w:rPr>
          <w:bCs/>
          <w:sz w:val="28"/>
          <w:szCs w:val="28"/>
        </w:rPr>
        <w:t>EmployeeNumber</w:t>
      </w:r>
      <w:proofErr w:type="spellEnd"/>
      <w:r w:rsidR="005B2B06" w:rsidRPr="005B2B06">
        <w:rPr>
          <w:bCs/>
          <w:sz w:val="28"/>
          <w:szCs w:val="28"/>
        </w:rPr>
        <w:t xml:space="preserve">, </w:t>
      </w:r>
      <w:proofErr w:type="spellStart"/>
      <w:r w:rsidR="005B2B06" w:rsidRPr="005B2B06">
        <w:rPr>
          <w:bCs/>
          <w:sz w:val="28"/>
          <w:szCs w:val="28"/>
        </w:rPr>
        <w:t>StandardHours</w:t>
      </w:r>
      <w:proofErr w:type="spellEnd"/>
      <w:r w:rsidR="005B2B06" w:rsidRPr="005B2B06">
        <w:rPr>
          <w:bCs/>
          <w:sz w:val="28"/>
          <w:szCs w:val="28"/>
        </w:rPr>
        <w:t>, and Over18 since they predict nothing.</w:t>
      </w:r>
    </w:p>
    <w:p w14:paraId="3F93FA4D" w14:textId="77777777" w:rsidR="00822FA7" w:rsidRDefault="00822FA7" w:rsidP="00822FA7">
      <w:pPr>
        <w:pStyle w:val="BodyText"/>
        <w:spacing w:before="8"/>
        <w:ind w:left="720"/>
        <w:rPr>
          <w:bCs/>
          <w:sz w:val="28"/>
          <w:szCs w:val="28"/>
        </w:rPr>
      </w:pPr>
    </w:p>
    <w:p w14:paraId="7502C74B" w14:textId="787C28A9" w:rsidR="009050AC" w:rsidRDefault="009050AC" w:rsidP="009050AC">
      <w:pPr>
        <w:pStyle w:val="BodyText"/>
        <w:spacing w:before="8"/>
        <w:ind w:left="720"/>
        <w:rPr>
          <w:bCs/>
          <w:sz w:val="28"/>
          <w:szCs w:val="28"/>
        </w:rPr>
      </w:pPr>
      <w:r w:rsidRPr="00822FA7">
        <w:rPr>
          <w:bCs/>
          <w:sz w:val="28"/>
          <w:szCs w:val="28"/>
        </w:rPr>
        <w:t xml:space="preserve">Checked for missing </w:t>
      </w:r>
      <w:r w:rsidR="00822FA7" w:rsidRPr="00822FA7">
        <w:rPr>
          <w:bCs/>
          <w:sz w:val="28"/>
          <w:szCs w:val="28"/>
        </w:rPr>
        <w:t>values. There were no missing values in the dataset.</w:t>
      </w:r>
    </w:p>
    <w:p w14:paraId="30E145DB" w14:textId="77777777" w:rsidR="00997108" w:rsidRDefault="00997108" w:rsidP="009050AC">
      <w:pPr>
        <w:pStyle w:val="BodyText"/>
        <w:spacing w:before="8"/>
        <w:ind w:left="720"/>
        <w:rPr>
          <w:bCs/>
          <w:sz w:val="28"/>
          <w:szCs w:val="28"/>
        </w:rPr>
      </w:pPr>
    </w:p>
    <w:p w14:paraId="56C9703E" w14:textId="161AA091" w:rsidR="007226C6" w:rsidRPr="00266AD9" w:rsidRDefault="007226C6" w:rsidP="00582C4B">
      <w:pPr>
        <w:pStyle w:val="BodyText"/>
        <w:numPr>
          <w:ilvl w:val="0"/>
          <w:numId w:val="3"/>
        </w:numPr>
        <w:spacing w:before="8"/>
        <w:rPr>
          <w:bCs/>
          <w:sz w:val="28"/>
          <w:szCs w:val="28"/>
          <w:lang w:val="en-IN"/>
        </w:rPr>
      </w:pPr>
      <w:r w:rsidRPr="007226C6">
        <w:rPr>
          <w:b/>
          <w:bCs/>
          <w:sz w:val="28"/>
          <w:szCs w:val="28"/>
          <w:lang w:val="en-IN"/>
        </w:rPr>
        <w:t>Exploratory Data Analysis (EDA)</w:t>
      </w:r>
    </w:p>
    <w:p w14:paraId="1344773C" w14:textId="139921A0" w:rsidR="00266AD9" w:rsidRDefault="00266AD9" w:rsidP="00266AD9">
      <w:pPr>
        <w:pStyle w:val="BodyText"/>
        <w:spacing w:before="8"/>
        <w:ind w:left="720"/>
        <w:rPr>
          <w:bCs/>
          <w:sz w:val="28"/>
          <w:szCs w:val="28"/>
        </w:rPr>
      </w:pPr>
      <w:r w:rsidRPr="00266AD9">
        <w:rPr>
          <w:bCs/>
          <w:sz w:val="28"/>
          <w:szCs w:val="28"/>
        </w:rPr>
        <w:t xml:space="preserve">EDA includes statistical summaries and visualizations to understand the nature </w:t>
      </w:r>
      <w:r w:rsidRPr="00266AD9">
        <w:rPr>
          <w:bCs/>
          <w:sz w:val="28"/>
          <w:szCs w:val="28"/>
        </w:rPr>
        <w:lastRenderedPageBreak/>
        <w:t>of data.</w:t>
      </w:r>
    </w:p>
    <w:p w14:paraId="13B43546" w14:textId="3F80AD9B" w:rsidR="00722DA5" w:rsidRDefault="00722DA5" w:rsidP="00266AD9">
      <w:pPr>
        <w:pStyle w:val="BodyText"/>
        <w:spacing w:before="8"/>
        <w:ind w:left="720"/>
        <w:rPr>
          <w:bCs/>
          <w:sz w:val="28"/>
          <w:szCs w:val="28"/>
        </w:rPr>
      </w:pPr>
      <w:proofErr w:type="gramStart"/>
      <w:r w:rsidRPr="00722DA5">
        <w:rPr>
          <w:bCs/>
          <w:sz w:val="28"/>
          <w:szCs w:val="28"/>
        </w:rPr>
        <w:t>Used</w:t>
      </w:r>
      <w:r w:rsidR="006F46EF">
        <w:rPr>
          <w:bCs/>
          <w:sz w:val="28"/>
          <w:szCs w:val="28"/>
        </w:rPr>
        <w:t xml:space="preserve"> </w:t>
      </w:r>
      <w:r w:rsidRPr="00722DA5">
        <w:rPr>
          <w:bCs/>
          <w:sz w:val="28"/>
          <w:szCs w:val="28"/>
        </w:rPr>
        <w:t>.describe</w:t>
      </w:r>
      <w:proofErr w:type="gramEnd"/>
      <w:r w:rsidRPr="00722DA5">
        <w:rPr>
          <w:bCs/>
          <w:sz w:val="28"/>
          <w:szCs w:val="28"/>
        </w:rPr>
        <w:t>() to calculate mean, std, min and max for numerical features.</w:t>
      </w:r>
      <w:r w:rsidRPr="00722DA5">
        <w:rPr>
          <w:bCs/>
          <w:sz w:val="28"/>
          <w:szCs w:val="28"/>
        </w:rPr>
        <w:br/>
        <w:t>Feature correlations analyzed using</w:t>
      </w:r>
      <w:r w:rsidR="006F46EF">
        <w:rPr>
          <w:bCs/>
          <w:sz w:val="28"/>
          <w:szCs w:val="28"/>
        </w:rPr>
        <w:t xml:space="preserve"> </w:t>
      </w:r>
      <w:r w:rsidRPr="00722DA5">
        <w:rPr>
          <w:bCs/>
          <w:sz w:val="28"/>
          <w:szCs w:val="28"/>
        </w:rPr>
        <w:t>.</w:t>
      </w:r>
      <w:proofErr w:type="spellStart"/>
      <w:r w:rsidRPr="00722DA5">
        <w:rPr>
          <w:bCs/>
          <w:sz w:val="28"/>
          <w:szCs w:val="28"/>
        </w:rPr>
        <w:t>corr</w:t>
      </w:r>
      <w:proofErr w:type="spellEnd"/>
      <w:r w:rsidRPr="00722DA5">
        <w:rPr>
          <w:bCs/>
          <w:sz w:val="28"/>
          <w:szCs w:val="28"/>
        </w:rPr>
        <w:t>() to find out relations.</w:t>
      </w:r>
    </w:p>
    <w:p w14:paraId="4DB17796" w14:textId="77777777" w:rsidR="00722DA5" w:rsidRDefault="00722DA5" w:rsidP="00266AD9">
      <w:pPr>
        <w:pStyle w:val="BodyText"/>
        <w:spacing w:before="8"/>
        <w:ind w:left="720"/>
        <w:rPr>
          <w:bCs/>
          <w:sz w:val="28"/>
          <w:szCs w:val="28"/>
        </w:rPr>
      </w:pPr>
    </w:p>
    <w:p w14:paraId="69E106DB" w14:textId="77777777" w:rsidR="00D54B3B" w:rsidRPr="00D54B3B" w:rsidRDefault="00D54B3B" w:rsidP="00D54B3B">
      <w:pPr>
        <w:pStyle w:val="BodyText"/>
        <w:spacing w:before="8"/>
        <w:ind w:left="720"/>
        <w:rPr>
          <w:bCs/>
          <w:sz w:val="28"/>
          <w:szCs w:val="28"/>
          <w:lang w:val="en-IN"/>
        </w:rPr>
      </w:pPr>
      <w:r w:rsidRPr="00D54B3B">
        <w:rPr>
          <w:bCs/>
          <w:sz w:val="28"/>
          <w:szCs w:val="28"/>
          <w:lang w:val="en-IN"/>
        </w:rPr>
        <w:t xml:space="preserve">Histograms: Displayed distributions for features like Age and </w:t>
      </w:r>
      <w:proofErr w:type="spellStart"/>
      <w:r w:rsidRPr="00D54B3B">
        <w:rPr>
          <w:bCs/>
          <w:sz w:val="28"/>
          <w:szCs w:val="28"/>
          <w:lang w:val="en-IN"/>
        </w:rPr>
        <w:t>MonthlyIncome</w:t>
      </w:r>
      <w:proofErr w:type="spellEnd"/>
      <w:r w:rsidRPr="00D54B3B">
        <w:rPr>
          <w:bCs/>
          <w:sz w:val="28"/>
          <w:szCs w:val="28"/>
          <w:lang w:val="en-IN"/>
        </w:rPr>
        <w:t>.</w:t>
      </w:r>
    </w:p>
    <w:p w14:paraId="78D0DF50" w14:textId="77777777" w:rsidR="00D54B3B" w:rsidRPr="00D54B3B" w:rsidRDefault="00D54B3B" w:rsidP="00D54B3B">
      <w:pPr>
        <w:pStyle w:val="BodyText"/>
        <w:spacing w:before="8"/>
        <w:ind w:left="720"/>
        <w:rPr>
          <w:bCs/>
          <w:sz w:val="28"/>
          <w:szCs w:val="28"/>
          <w:lang w:val="en-IN"/>
        </w:rPr>
      </w:pPr>
      <w:r w:rsidRPr="00D54B3B">
        <w:rPr>
          <w:bCs/>
          <w:sz w:val="28"/>
          <w:szCs w:val="28"/>
          <w:lang w:val="en-IN"/>
        </w:rPr>
        <w:t xml:space="preserve">Box Plots: Highlighted outliers in </w:t>
      </w:r>
      <w:proofErr w:type="spellStart"/>
      <w:r w:rsidRPr="00D54B3B">
        <w:rPr>
          <w:bCs/>
          <w:sz w:val="28"/>
          <w:szCs w:val="28"/>
          <w:lang w:val="en-IN"/>
        </w:rPr>
        <w:t>DistanceFromHome</w:t>
      </w:r>
      <w:proofErr w:type="spellEnd"/>
      <w:r w:rsidRPr="00D54B3B">
        <w:rPr>
          <w:bCs/>
          <w:sz w:val="28"/>
          <w:szCs w:val="28"/>
          <w:lang w:val="en-IN"/>
        </w:rPr>
        <w:t xml:space="preserve"> and </w:t>
      </w:r>
      <w:proofErr w:type="spellStart"/>
      <w:r w:rsidRPr="00D54B3B">
        <w:rPr>
          <w:bCs/>
          <w:sz w:val="28"/>
          <w:szCs w:val="28"/>
          <w:lang w:val="en-IN"/>
        </w:rPr>
        <w:t>YearsAtCompany</w:t>
      </w:r>
      <w:proofErr w:type="spellEnd"/>
      <w:r w:rsidRPr="00D54B3B">
        <w:rPr>
          <w:bCs/>
          <w:sz w:val="28"/>
          <w:szCs w:val="28"/>
          <w:lang w:val="en-IN"/>
        </w:rPr>
        <w:t>.</w:t>
      </w:r>
    </w:p>
    <w:p w14:paraId="00140584" w14:textId="77777777" w:rsidR="00D54B3B" w:rsidRPr="00D54B3B" w:rsidRDefault="00D54B3B" w:rsidP="00D54B3B">
      <w:pPr>
        <w:pStyle w:val="BodyText"/>
        <w:spacing w:before="8"/>
        <w:ind w:left="720"/>
        <w:rPr>
          <w:bCs/>
          <w:sz w:val="28"/>
          <w:szCs w:val="28"/>
          <w:lang w:val="en-IN"/>
        </w:rPr>
      </w:pPr>
      <w:r w:rsidRPr="00D54B3B">
        <w:rPr>
          <w:bCs/>
          <w:sz w:val="28"/>
          <w:szCs w:val="28"/>
          <w:lang w:val="en-IN"/>
        </w:rPr>
        <w:t>Correlation Heatmap: Visualized relationships between features.</w:t>
      </w:r>
    </w:p>
    <w:p w14:paraId="05CBE835" w14:textId="28D261C7" w:rsidR="00722DA5" w:rsidRPr="007226C6" w:rsidRDefault="00D54B3B" w:rsidP="00D54B3B">
      <w:pPr>
        <w:pStyle w:val="BodyText"/>
        <w:spacing w:before="8"/>
        <w:ind w:left="720"/>
        <w:rPr>
          <w:bCs/>
          <w:sz w:val="28"/>
          <w:szCs w:val="28"/>
          <w:lang w:val="en-IN"/>
        </w:rPr>
      </w:pPr>
      <w:r w:rsidRPr="00D54B3B">
        <w:rPr>
          <w:bCs/>
          <w:sz w:val="28"/>
          <w:szCs w:val="28"/>
          <w:lang w:val="en-IN"/>
        </w:rPr>
        <w:t xml:space="preserve">Count Plots: Explored categorical features like </w:t>
      </w:r>
      <w:proofErr w:type="spellStart"/>
      <w:r w:rsidRPr="00D54B3B">
        <w:rPr>
          <w:bCs/>
          <w:sz w:val="28"/>
          <w:szCs w:val="28"/>
          <w:lang w:val="en-IN"/>
        </w:rPr>
        <w:t>JobRole</w:t>
      </w:r>
      <w:proofErr w:type="spellEnd"/>
      <w:r w:rsidRPr="00D54B3B">
        <w:rPr>
          <w:bCs/>
          <w:sz w:val="28"/>
          <w:szCs w:val="28"/>
          <w:lang w:val="en-IN"/>
        </w:rPr>
        <w:t xml:space="preserve"> and Department.</w:t>
      </w:r>
    </w:p>
    <w:p w14:paraId="7626DD61" w14:textId="77777777" w:rsidR="007226C6" w:rsidRPr="007226C6" w:rsidRDefault="007226C6" w:rsidP="007226C6">
      <w:pPr>
        <w:pStyle w:val="BodyText"/>
        <w:spacing w:before="8"/>
        <w:ind w:left="720"/>
        <w:rPr>
          <w:bCs/>
          <w:sz w:val="28"/>
          <w:szCs w:val="28"/>
          <w:lang w:val="en-IN"/>
        </w:rPr>
      </w:pPr>
    </w:p>
    <w:p w14:paraId="40B7F28A" w14:textId="77777777" w:rsidR="00822FA7" w:rsidRDefault="00822FA7" w:rsidP="009050AC">
      <w:pPr>
        <w:pStyle w:val="BodyText"/>
        <w:spacing w:before="8"/>
        <w:ind w:left="720"/>
        <w:rPr>
          <w:bCs/>
          <w:sz w:val="28"/>
          <w:szCs w:val="28"/>
        </w:rPr>
      </w:pPr>
    </w:p>
    <w:p w14:paraId="17E02D86" w14:textId="77777777" w:rsidR="00CE4B9C" w:rsidRDefault="00CE4B9C" w:rsidP="00582C4B">
      <w:pPr>
        <w:pStyle w:val="BodyText"/>
        <w:numPr>
          <w:ilvl w:val="0"/>
          <w:numId w:val="3"/>
        </w:numPr>
        <w:spacing w:before="8"/>
        <w:rPr>
          <w:bCs/>
          <w:sz w:val="28"/>
          <w:szCs w:val="28"/>
        </w:rPr>
      </w:pPr>
      <w:r w:rsidRPr="00CE4B9C">
        <w:rPr>
          <w:b/>
          <w:sz w:val="28"/>
          <w:szCs w:val="28"/>
        </w:rPr>
        <w:t>Feature Engineering</w:t>
      </w:r>
      <w:r w:rsidRPr="00CE4B9C">
        <w:rPr>
          <w:bCs/>
          <w:sz w:val="28"/>
          <w:szCs w:val="28"/>
        </w:rPr>
        <w:br/>
      </w:r>
      <w:r w:rsidRPr="00CC1B69">
        <w:rPr>
          <w:bCs/>
          <w:sz w:val="28"/>
          <w:szCs w:val="28"/>
          <w:u w:val="single"/>
        </w:rPr>
        <w:t>Categorical Encoding:</w:t>
      </w:r>
      <w:r>
        <w:rPr>
          <w:bCs/>
          <w:sz w:val="28"/>
          <w:szCs w:val="28"/>
        </w:rPr>
        <w:t xml:space="preserve"> </w:t>
      </w:r>
      <w:r w:rsidRPr="00CE4B9C">
        <w:rPr>
          <w:bCs/>
          <w:sz w:val="28"/>
          <w:szCs w:val="28"/>
        </w:rPr>
        <w:t xml:space="preserve">Apply </w:t>
      </w:r>
      <w:proofErr w:type="spellStart"/>
      <w:r w:rsidRPr="00CE4B9C">
        <w:rPr>
          <w:bCs/>
          <w:sz w:val="28"/>
          <w:szCs w:val="28"/>
        </w:rPr>
        <w:t>StringIndexer</w:t>
      </w:r>
      <w:proofErr w:type="spellEnd"/>
      <w:r w:rsidRPr="00CE4B9C">
        <w:rPr>
          <w:bCs/>
          <w:sz w:val="28"/>
          <w:szCs w:val="28"/>
        </w:rPr>
        <w:t xml:space="preserve"> to convert the string-based categorical features into numerical indices, for example, Gender, </w:t>
      </w:r>
      <w:proofErr w:type="spellStart"/>
      <w:r w:rsidRPr="00CE4B9C">
        <w:rPr>
          <w:bCs/>
          <w:sz w:val="28"/>
          <w:szCs w:val="28"/>
        </w:rPr>
        <w:t>JobRole</w:t>
      </w:r>
      <w:proofErr w:type="spellEnd"/>
      <w:r w:rsidRPr="00CE4B9C">
        <w:rPr>
          <w:bCs/>
          <w:sz w:val="28"/>
          <w:szCs w:val="28"/>
        </w:rPr>
        <w:t>.</w:t>
      </w:r>
      <w:r w:rsidRPr="00CE4B9C">
        <w:rPr>
          <w:bCs/>
          <w:sz w:val="28"/>
          <w:szCs w:val="28"/>
        </w:rPr>
        <w:br/>
      </w:r>
      <w:r w:rsidRPr="00CE4B9C">
        <w:rPr>
          <w:bCs/>
          <w:sz w:val="28"/>
          <w:szCs w:val="28"/>
        </w:rPr>
        <w:br/>
        <w:t>Use</w:t>
      </w:r>
      <w:r>
        <w:rPr>
          <w:bCs/>
          <w:sz w:val="28"/>
          <w:szCs w:val="28"/>
        </w:rPr>
        <w:t>d</w:t>
      </w:r>
      <w:r w:rsidRPr="00CE4B9C">
        <w:rPr>
          <w:bCs/>
          <w:sz w:val="28"/>
          <w:szCs w:val="28"/>
        </w:rPr>
        <w:t xml:space="preserve"> </w:t>
      </w:r>
      <w:proofErr w:type="spellStart"/>
      <w:r w:rsidRPr="00CC1B69">
        <w:rPr>
          <w:bCs/>
          <w:sz w:val="28"/>
          <w:szCs w:val="28"/>
          <w:u w:val="single"/>
        </w:rPr>
        <w:t>OneHotEncoder</w:t>
      </w:r>
      <w:proofErr w:type="spellEnd"/>
      <w:r w:rsidRPr="00CE4B9C">
        <w:rPr>
          <w:bCs/>
          <w:sz w:val="28"/>
          <w:szCs w:val="28"/>
        </w:rPr>
        <w:t xml:space="preserve"> to transform indexed categories to sparse vectors for more meaningful representation in machine learning algorithms.</w:t>
      </w:r>
      <w:r w:rsidRPr="00CE4B9C">
        <w:rPr>
          <w:bCs/>
          <w:sz w:val="28"/>
          <w:szCs w:val="28"/>
        </w:rPr>
        <w:br/>
      </w:r>
      <w:r w:rsidRPr="00CE4B9C">
        <w:rPr>
          <w:bCs/>
          <w:sz w:val="28"/>
          <w:szCs w:val="28"/>
        </w:rPr>
        <w:br/>
        <w:t xml:space="preserve">Create meaningful features such as Tenure-the difference between </w:t>
      </w:r>
      <w:proofErr w:type="spellStart"/>
      <w:r w:rsidRPr="00CE4B9C">
        <w:rPr>
          <w:bCs/>
          <w:sz w:val="28"/>
          <w:szCs w:val="28"/>
        </w:rPr>
        <w:t>YearsAtCompany</w:t>
      </w:r>
      <w:proofErr w:type="spellEnd"/>
      <w:r w:rsidRPr="00CE4B9C">
        <w:rPr>
          <w:bCs/>
          <w:sz w:val="28"/>
          <w:szCs w:val="28"/>
        </w:rPr>
        <w:t xml:space="preserve"> and </w:t>
      </w:r>
      <w:proofErr w:type="spellStart"/>
      <w:r w:rsidRPr="00CE4B9C">
        <w:rPr>
          <w:bCs/>
          <w:sz w:val="28"/>
          <w:szCs w:val="28"/>
        </w:rPr>
        <w:t>YearsInCurrentRole</w:t>
      </w:r>
      <w:proofErr w:type="spellEnd"/>
      <w:r w:rsidRPr="00CE4B9C">
        <w:rPr>
          <w:bCs/>
          <w:sz w:val="28"/>
          <w:szCs w:val="28"/>
        </w:rPr>
        <w:t xml:space="preserve">-and </w:t>
      </w:r>
      <w:proofErr w:type="spellStart"/>
      <w:r w:rsidRPr="00CE4B9C">
        <w:rPr>
          <w:bCs/>
          <w:sz w:val="28"/>
          <w:szCs w:val="28"/>
        </w:rPr>
        <w:t>IncomeToJobLevelRatio</w:t>
      </w:r>
      <w:proofErr w:type="spellEnd"/>
      <w:r w:rsidRPr="00CE4B9C">
        <w:rPr>
          <w:bCs/>
          <w:sz w:val="28"/>
          <w:szCs w:val="28"/>
        </w:rPr>
        <w:t>, which give normalized insights.</w:t>
      </w:r>
      <w:r w:rsidRPr="00CE4B9C">
        <w:rPr>
          <w:bCs/>
          <w:sz w:val="28"/>
          <w:szCs w:val="28"/>
        </w:rPr>
        <w:br/>
      </w:r>
    </w:p>
    <w:p w14:paraId="1BA998D5" w14:textId="175E1B88" w:rsidR="00822FA7" w:rsidRDefault="00CE4B9C" w:rsidP="00CE4B9C">
      <w:pPr>
        <w:pStyle w:val="BodyText"/>
        <w:spacing w:before="8"/>
        <w:ind w:left="720"/>
        <w:rPr>
          <w:bCs/>
          <w:sz w:val="28"/>
          <w:szCs w:val="28"/>
        </w:rPr>
      </w:pPr>
      <w:r w:rsidRPr="00CC1B69">
        <w:rPr>
          <w:bCs/>
          <w:sz w:val="28"/>
          <w:szCs w:val="28"/>
          <w:u w:val="single"/>
        </w:rPr>
        <w:t>Correlation Analysis</w:t>
      </w:r>
      <w:r w:rsidRPr="00CE4B9C">
        <w:rPr>
          <w:bCs/>
          <w:sz w:val="28"/>
          <w:szCs w:val="28"/>
        </w:rPr>
        <w:t>:</w:t>
      </w:r>
      <w:r w:rsidRPr="00CE4B9C">
        <w:rPr>
          <w:bCs/>
          <w:sz w:val="28"/>
          <w:szCs w:val="28"/>
        </w:rPr>
        <w:br/>
        <w:t xml:space="preserve">Use </w:t>
      </w:r>
      <w:proofErr w:type="spellStart"/>
      <w:r w:rsidRPr="00CE4B9C">
        <w:rPr>
          <w:bCs/>
          <w:sz w:val="28"/>
          <w:szCs w:val="28"/>
        </w:rPr>
        <w:t>VectorAssembler</w:t>
      </w:r>
      <w:proofErr w:type="spellEnd"/>
      <w:r w:rsidRPr="00CE4B9C">
        <w:rPr>
          <w:bCs/>
          <w:sz w:val="28"/>
          <w:szCs w:val="28"/>
        </w:rPr>
        <w:t xml:space="preserve"> to combine all features and calculate correlation with target (</w:t>
      </w:r>
      <w:proofErr w:type="spellStart"/>
      <w:r w:rsidRPr="00CE4B9C">
        <w:rPr>
          <w:bCs/>
          <w:sz w:val="28"/>
          <w:szCs w:val="28"/>
        </w:rPr>
        <w:t>Attrition_index</w:t>
      </w:r>
      <w:proofErr w:type="spellEnd"/>
      <w:r w:rsidRPr="00CE4B9C">
        <w:rPr>
          <w:bCs/>
          <w:sz w:val="28"/>
          <w:szCs w:val="28"/>
        </w:rPr>
        <w:t>).</w:t>
      </w:r>
      <w:r w:rsidRPr="00CE4B9C">
        <w:rPr>
          <w:bCs/>
          <w:sz w:val="28"/>
          <w:szCs w:val="28"/>
        </w:rPr>
        <w:br/>
        <w:t xml:space="preserve">Have dropped features with low </w:t>
      </w:r>
      <w:proofErr w:type="gramStart"/>
      <w:r w:rsidRPr="00CE4B9C">
        <w:rPr>
          <w:bCs/>
          <w:sz w:val="28"/>
          <w:szCs w:val="28"/>
        </w:rPr>
        <w:t>correlation(</w:t>
      </w:r>
      <w:proofErr w:type="gramEnd"/>
      <w:r w:rsidRPr="00CE4B9C">
        <w:rPr>
          <w:bCs/>
          <w:sz w:val="28"/>
          <w:szCs w:val="28"/>
        </w:rPr>
        <w:t>&lt;0.03) </w:t>
      </w:r>
      <w:r w:rsidR="00065A63" w:rsidRPr="00CE4B9C">
        <w:rPr>
          <w:bCs/>
          <w:sz w:val="28"/>
          <w:szCs w:val="28"/>
        </w:rPr>
        <w:t xml:space="preserve"> </w:t>
      </w:r>
      <w:r w:rsidRPr="00CE4B9C">
        <w:rPr>
          <w:bCs/>
          <w:sz w:val="28"/>
          <w:szCs w:val="28"/>
        </w:rPr>
        <w:t>resulting</w:t>
      </w:r>
      <w:r w:rsidR="00065A63">
        <w:rPr>
          <w:bCs/>
          <w:sz w:val="28"/>
          <w:szCs w:val="28"/>
        </w:rPr>
        <w:t xml:space="preserve"> in</w:t>
      </w:r>
      <w:r w:rsidRPr="00CE4B9C">
        <w:rPr>
          <w:bCs/>
          <w:sz w:val="28"/>
          <w:szCs w:val="28"/>
        </w:rPr>
        <w:t> dimensionality reduction and improvement on model performance.</w:t>
      </w:r>
    </w:p>
    <w:p w14:paraId="47928CE0" w14:textId="77777777" w:rsidR="00065A63" w:rsidRDefault="00065A63" w:rsidP="00CE4B9C">
      <w:pPr>
        <w:pStyle w:val="BodyText"/>
        <w:spacing w:before="8"/>
        <w:ind w:left="720"/>
        <w:rPr>
          <w:bCs/>
          <w:sz w:val="28"/>
          <w:szCs w:val="28"/>
        </w:rPr>
      </w:pPr>
    </w:p>
    <w:p w14:paraId="0EB9B22F" w14:textId="77777777" w:rsidR="00CC1B69" w:rsidRPr="00CC1B69" w:rsidRDefault="00CC1B69" w:rsidP="00CC1B69">
      <w:pPr>
        <w:pStyle w:val="BodyText"/>
        <w:spacing w:before="8"/>
        <w:ind w:left="720"/>
        <w:rPr>
          <w:sz w:val="28"/>
          <w:szCs w:val="28"/>
          <w:lang w:val="en-IN"/>
        </w:rPr>
      </w:pPr>
      <w:r w:rsidRPr="00CC1B69">
        <w:rPr>
          <w:sz w:val="28"/>
          <w:szCs w:val="28"/>
          <w:u w:val="single"/>
          <w:lang w:val="en-IN"/>
        </w:rPr>
        <w:t>Feature Scaling</w:t>
      </w:r>
      <w:r w:rsidRPr="00CC1B69">
        <w:rPr>
          <w:sz w:val="28"/>
          <w:szCs w:val="28"/>
          <w:lang w:val="en-IN"/>
        </w:rPr>
        <w:t>:</w:t>
      </w:r>
    </w:p>
    <w:p w14:paraId="4BB6EBB1" w14:textId="77777777" w:rsidR="009C6CD9" w:rsidRDefault="00CC1B69" w:rsidP="009C6CD9">
      <w:pPr>
        <w:pStyle w:val="BodyText"/>
        <w:spacing w:before="8"/>
        <w:ind w:left="720"/>
        <w:rPr>
          <w:bCs/>
          <w:sz w:val="28"/>
          <w:szCs w:val="28"/>
          <w:lang w:val="en-IN"/>
        </w:rPr>
      </w:pPr>
      <w:r w:rsidRPr="00CC1B69">
        <w:rPr>
          <w:bCs/>
          <w:sz w:val="28"/>
          <w:szCs w:val="28"/>
          <w:lang w:val="en-IN"/>
        </w:rPr>
        <w:t xml:space="preserve">Normalize numerical features to a [0, 1] range using </w:t>
      </w:r>
      <w:proofErr w:type="spellStart"/>
      <w:r w:rsidRPr="00CC1B69">
        <w:rPr>
          <w:bCs/>
          <w:sz w:val="28"/>
          <w:szCs w:val="28"/>
          <w:lang w:val="en-IN"/>
        </w:rPr>
        <w:t>MinMaxScaler</w:t>
      </w:r>
      <w:proofErr w:type="spellEnd"/>
      <w:r w:rsidRPr="00CC1B69">
        <w:rPr>
          <w:bCs/>
          <w:sz w:val="28"/>
          <w:szCs w:val="28"/>
          <w:lang w:val="en-IN"/>
        </w:rPr>
        <w:t xml:space="preserve"> to ensure uniform scaling for model training.</w:t>
      </w:r>
    </w:p>
    <w:p w14:paraId="261C1E77" w14:textId="77777777" w:rsidR="009C6CD9" w:rsidRDefault="009C6CD9" w:rsidP="009C6CD9">
      <w:pPr>
        <w:pStyle w:val="BodyText"/>
        <w:spacing w:before="8"/>
        <w:ind w:left="720"/>
        <w:rPr>
          <w:bCs/>
          <w:sz w:val="28"/>
          <w:szCs w:val="28"/>
          <w:lang w:val="en-IN"/>
        </w:rPr>
      </w:pPr>
    </w:p>
    <w:p w14:paraId="3581B5DC" w14:textId="2EF87E98" w:rsidR="009C6CD9" w:rsidRPr="009C6CD9" w:rsidRDefault="009C6CD9" w:rsidP="00582C4B">
      <w:pPr>
        <w:pStyle w:val="BodyText"/>
        <w:numPr>
          <w:ilvl w:val="0"/>
          <w:numId w:val="3"/>
        </w:numPr>
        <w:spacing w:before="8"/>
        <w:rPr>
          <w:bCs/>
          <w:sz w:val="28"/>
          <w:szCs w:val="28"/>
          <w:lang w:val="en-IN"/>
        </w:rPr>
      </w:pPr>
      <w:r w:rsidRPr="009C6CD9">
        <w:rPr>
          <w:b/>
          <w:bCs/>
          <w:sz w:val="28"/>
          <w:szCs w:val="28"/>
          <w:lang w:val="en-IN"/>
        </w:rPr>
        <w:t>Data Splitting</w:t>
      </w:r>
    </w:p>
    <w:p w14:paraId="4C2A8AF8" w14:textId="211147D0" w:rsidR="009C6CD9" w:rsidRDefault="009C6CD9" w:rsidP="009C6CD9">
      <w:pPr>
        <w:pStyle w:val="BodyText"/>
        <w:spacing w:before="8"/>
        <w:ind w:left="720"/>
        <w:rPr>
          <w:bCs/>
          <w:sz w:val="28"/>
          <w:szCs w:val="28"/>
          <w:lang w:val="en-IN"/>
        </w:rPr>
      </w:pPr>
      <w:r w:rsidRPr="009C6CD9">
        <w:rPr>
          <w:bCs/>
          <w:sz w:val="28"/>
          <w:szCs w:val="28"/>
          <w:lang w:val="en-IN"/>
        </w:rPr>
        <w:t xml:space="preserve">Split the dataset into </w:t>
      </w:r>
      <w:r w:rsidRPr="009C6CD9">
        <w:rPr>
          <w:b/>
          <w:bCs/>
          <w:sz w:val="28"/>
          <w:szCs w:val="28"/>
          <w:lang w:val="en-IN"/>
        </w:rPr>
        <w:t>training</w:t>
      </w:r>
      <w:r w:rsidRPr="009C6CD9">
        <w:rPr>
          <w:bCs/>
          <w:sz w:val="28"/>
          <w:szCs w:val="28"/>
          <w:lang w:val="en-IN"/>
        </w:rPr>
        <w:t xml:space="preserve"> (80%) and </w:t>
      </w:r>
      <w:r w:rsidRPr="009C6CD9">
        <w:rPr>
          <w:b/>
          <w:bCs/>
          <w:sz w:val="28"/>
          <w:szCs w:val="28"/>
          <w:lang w:val="en-IN"/>
        </w:rPr>
        <w:t>testing</w:t>
      </w:r>
      <w:r w:rsidRPr="009C6CD9">
        <w:rPr>
          <w:bCs/>
          <w:sz w:val="28"/>
          <w:szCs w:val="28"/>
          <w:lang w:val="en-IN"/>
        </w:rPr>
        <w:t xml:space="preserve"> (20%) </w:t>
      </w:r>
      <w:proofErr w:type="spellStart"/>
      <w:r w:rsidRPr="009C6CD9">
        <w:rPr>
          <w:bCs/>
          <w:sz w:val="28"/>
          <w:szCs w:val="28"/>
          <w:lang w:val="en-IN"/>
        </w:rPr>
        <w:t>setsto</w:t>
      </w:r>
      <w:proofErr w:type="spellEnd"/>
      <w:r w:rsidRPr="009C6CD9">
        <w:rPr>
          <w:bCs/>
          <w:sz w:val="28"/>
          <w:szCs w:val="28"/>
          <w:lang w:val="en-IN"/>
        </w:rPr>
        <w:t xml:space="preserve"> ensure reliable model evaluation. Stratif</w:t>
      </w:r>
      <w:r>
        <w:rPr>
          <w:bCs/>
          <w:sz w:val="28"/>
          <w:szCs w:val="28"/>
          <w:lang w:val="en-IN"/>
        </w:rPr>
        <w:t>ied</w:t>
      </w:r>
      <w:r w:rsidRPr="009C6CD9">
        <w:rPr>
          <w:bCs/>
          <w:sz w:val="28"/>
          <w:szCs w:val="28"/>
          <w:lang w:val="en-IN"/>
        </w:rPr>
        <w:t xml:space="preserve"> the split to maintain the distribution of the target variable (</w:t>
      </w:r>
      <w:proofErr w:type="spellStart"/>
      <w:r w:rsidRPr="009C6CD9">
        <w:rPr>
          <w:bCs/>
          <w:sz w:val="28"/>
          <w:szCs w:val="28"/>
          <w:lang w:val="en-IN"/>
        </w:rPr>
        <w:t>Attrition</w:t>
      </w:r>
      <w:r>
        <w:rPr>
          <w:bCs/>
          <w:sz w:val="28"/>
          <w:szCs w:val="28"/>
          <w:lang w:val="en-IN"/>
        </w:rPr>
        <w:t>_index</w:t>
      </w:r>
      <w:proofErr w:type="spellEnd"/>
      <w:r w:rsidRPr="009C6CD9">
        <w:rPr>
          <w:bCs/>
          <w:sz w:val="28"/>
          <w:szCs w:val="28"/>
          <w:lang w:val="en-IN"/>
        </w:rPr>
        <w:t>).</w:t>
      </w:r>
    </w:p>
    <w:p w14:paraId="4687BE83" w14:textId="77777777" w:rsidR="006E0311" w:rsidRDefault="006E0311" w:rsidP="009C6CD9">
      <w:pPr>
        <w:pStyle w:val="BodyText"/>
        <w:spacing w:before="8"/>
        <w:ind w:left="720"/>
        <w:rPr>
          <w:bCs/>
          <w:sz w:val="28"/>
          <w:szCs w:val="28"/>
          <w:lang w:val="en-IN"/>
        </w:rPr>
      </w:pPr>
    </w:p>
    <w:p w14:paraId="1F4861CB" w14:textId="77777777" w:rsidR="00863B6D" w:rsidRPr="00863B6D" w:rsidRDefault="00863B6D" w:rsidP="00582C4B">
      <w:pPr>
        <w:pStyle w:val="BodyText"/>
        <w:numPr>
          <w:ilvl w:val="0"/>
          <w:numId w:val="3"/>
        </w:numPr>
        <w:spacing w:before="8"/>
        <w:rPr>
          <w:bCs/>
          <w:sz w:val="28"/>
          <w:szCs w:val="28"/>
          <w:lang w:val="en-IN"/>
        </w:rPr>
      </w:pPr>
      <w:r w:rsidRPr="00863B6D">
        <w:rPr>
          <w:b/>
          <w:bCs/>
          <w:sz w:val="28"/>
          <w:szCs w:val="28"/>
          <w:lang w:val="en-IN"/>
        </w:rPr>
        <w:t>Model Building</w:t>
      </w:r>
    </w:p>
    <w:p w14:paraId="1D019C4A" w14:textId="551A3FFB" w:rsidR="00863B6D" w:rsidRDefault="00863B6D" w:rsidP="00863B6D">
      <w:pPr>
        <w:pStyle w:val="BodyText"/>
        <w:spacing w:before="8"/>
        <w:ind w:left="720"/>
        <w:rPr>
          <w:bCs/>
          <w:sz w:val="28"/>
          <w:szCs w:val="28"/>
          <w:lang w:val="en-IN"/>
        </w:rPr>
      </w:pPr>
      <w:r w:rsidRPr="00863B6D">
        <w:rPr>
          <w:bCs/>
          <w:sz w:val="28"/>
          <w:szCs w:val="28"/>
          <w:lang w:val="en-IN"/>
        </w:rPr>
        <w:lastRenderedPageBreak/>
        <w:t>Train</w:t>
      </w:r>
      <w:r>
        <w:rPr>
          <w:bCs/>
          <w:sz w:val="28"/>
          <w:szCs w:val="28"/>
          <w:lang w:val="en-IN"/>
        </w:rPr>
        <w:t>ed models like</w:t>
      </w:r>
      <w:r w:rsidRPr="00863B6D">
        <w:rPr>
          <w:bCs/>
          <w:sz w:val="28"/>
          <w:szCs w:val="28"/>
          <w:lang w:val="en-IN"/>
        </w:rPr>
        <w:t xml:space="preserve"> logistic regression</w:t>
      </w:r>
      <w:r>
        <w:rPr>
          <w:bCs/>
          <w:sz w:val="28"/>
          <w:szCs w:val="28"/>
          <w:lang w:val="en-IN"/>
        </w:rPr>
        <w:t xml:space="preserve">, decision tree, </w:t>
      </w:r>
      <w:r w:rsidR="000839FF">
        <w:rPr>
          <w:bCs/>
          <w:sz w:val="28"/>
          <w:szCs w:val="28"/>
          <w:lang w:val="en-IN"/>
        </w:rPr>
        <w:t xml:space="preserve">random forest and </w:t>
      </w:r>
      <w:proofErr w:type="spellStart"/>
      <w:r w:rsidR="000839FF">
        <w:rPr>
          <w:bCs/>
          <w:sz w:val="28"/>
          <w:szCs w:val="28"/>
          <w:lang w:val="en-IN"/>
        </w:rPr>
        <w:t>gbt</w:t>
      </w:r>
      <w:proofErr w:type="spellEnd"/>
      <w:r w:rsidR="000839FF">
        <w:rPr>
          <w:bCs/>
          <w:sz w:val="28"/>
          <w:szCs w:val="28"/>
          <w:lang w:val="en-IN"/>
        </w:rPr>
        <w:t xml:space="preserve"> classifier</w:t>
      </w:r>
      <w:r w:rsidRPr="00863B6D">
        <w:rPr>
          <w:bCs/>
          <w:sz w:val="28"/>
          <w:szCs w:val="28"/>
          <w:lang w:val="en-IN"/>
        </w:rPr>
        <w:t xml:space="preserve"> using </w:t>
      </w:r>
      <w:proofErr w:type="spellStart"/>
      <w:r w:rsidRPr="00863B6D">
        <w:rPr>
          <w:bCs/>
          <w:sz w:val="28"/>
          <w:szCs w:val="28"/>
          <w:lang w:val="en-IN"/>
        </w:rPr>
        <w:t>PySpark's</w:t>
      </w:r>
      <w:proofErr w:type="spellEnd"/>
      <w:r w:rsidRPr="00863B6D">
        <w:rPr>
          <w:bCs/>
          <w:sz w:val="28"/>
          <w:szCs w:val="28"/>
          <w:lang w:val="en-IN"/>
        </w:rPr>
        <w:t xml:space="preserve"> </w:t>
      </w:r>
      <w:proofErr w:type="spellStart"/>
      <w:r w:rsidRPr="00863B6D">
        <w:rPr>
          <w:bCs/>
          <w:sz w:val="28"/>
          <w:szCs w:val="28"/>
          <w:lang w:val="en-IN"/>
        </w:rPr>
        <w:t>MLlib</w:t>
      </w:r>
      <w:proofErr w:type="spellEnd"/>
      <w:r w:rsidRPr="00863B6D">
        <w:rPr>
          <w:bCs/>
          <w:sz w:val="28"/>
          <w:szCs w:val="28"/>
          <w:lang w:val="en-IN"/>
        </w:rPr>
        <w:t xml:space="preserve"> library to predict employee attrition.</w:t>
      </w:r>
    </w:p>
    <w:p w14:paraId="49416B95" w14:textId="2B1D60BC" w:rsidR="005E00C2" w:rsidRDefault="005E00C2" w:rsidP="00863B6D">
      <w:pPr>
        <w:pStyle w:val="BodyText"/>
        <w:spacing w:before="8"/>
        <w:ind w:left="720"/>
        <w:rPr>
          <w:bCs/>
          <w:sz w:val="28"/>
          <w:szCs w:val="28"/>
          <w:lang w:val="en-IN"/>
        </w:rPr>
      </w:pPr>
      <w:r>
        <w:rPr>
          <w:bCs/>
          <w:sz w:val="28"/>
          <w:szCs w:val="28"/>
          <w:lang w:val="en-IN"/>
        </w:rPr>
        <w:t xml:space="preserve">Also checked which </w:t>
      </w:r>
      <w:proofErr w:type="spellStart"/>
      <w:r>
        <w:rPr>
          <w:bCs/>
          <w:sz w:val="28"/>
          <w:szCs w:val="28"/>
          <w:lang w:val="en-IN"/>
        </w:rPr>
        <w:t>featuresImportance</w:t>
      </w:r>
      <w:proofErr w:type="spellEnd"/>
      <w:r>
        <w:rPr>
          <w:bCs/>
          <w:sz w:val="28"/>
          <w:szCs w:val="28"/>
          <w:lang w:val="en-IN"/>
        </w:rPr>
        <w:t xml:space="preserve"> of the models.</w:t>
      </w:r>
    </w:p>
    <w:p w14:paraId="461274F0" w14:textId="77777777" w:rsidR="00D54B3B" w:rsidRDefault="00D54B3B" w:rsidP="00D54B3B">
      <w:pPr>
        <w:pStyle w:val="BodyText"/>
        <w:spacing w:before="8"/>
        <w:rPr>
          <w:bCs/>
          <w:sz w:val="28"/>
          <w:szCs w:val="28"/>
          <w:lang w:val="en-IN"/>
        </w:rPr>
      </w:pPr>
    </w:p>
    <w:p w14:paraId="0467A081" w14:textId="6C274183" w:rsidR="00D54B3B" w:rsidRPr="00C85861" w:rsidRDefault="00C85861" w:rsidP="00582C4B">
      <w:pPr>
        <w:pStyle w:val="BodyText"/>
        <w:numPr>
          <w:ilvl w:val="0"/>
          <w:numId w:val="3"/>
        </w:numPr>
        <w:spacing w:before="8"/>
        <w:rPr>
          <w:bCs/>
          <w:sz w:val="28"/>
          <w:szCs w:val="28"/>
          <w:lang w:val="en-IN"/>
        </w:rPr>
      </w:pPr>
      <w:r w:rsidRPr="00C85861">
        <w:rPr>
          <w:b/>
          <w:sz w:val="28"/>
          <w:szCs w:val="28"/>
        </w:rPr>
        <w:t>Model Evaluation:</w:t>
      </w:r>
      <w:r w:rsidRPr="00C85861">
        <w:rPr>
          <w:bCs/>
          <w:sz w:val="28"/>
          <w:szCs w:val="28"/>
        </w:rPr>
        <w:br/>
        <w:t xml:space="preserve">The performance of models is checked by metrics such as accuracy, </w:t>
      </w:r>
      <w:r w:rsidR="00917CE4">
        <w:rPr>
          <w:bCs/>
          <w:sz w:val="28"/>
          <w:szCs w:val="28"/>
        </w:rPr>
        <w:t>weighted</w:t>
      </w:r>
      <w:r w:rsidR="00E34115">
        <w:rPr>
          <w:bCs/>
          <w:sz w:val="28"/>
          <w:szCs w:val="28"/>
        </w:rPr>
        <w:t xml:space="preserve"> </w:t>
      </w:r>
      <w:r w:rsidRPr="00C85861">
        <w:rPr>
          <w:bCs/>
          <w:sz w:val="28"/>
          <w:szCs w:val="28"/>
        </w:rPr>
        <w:t xml:space="preserve">precision, </w:t>
      </w:r>
      <w:r w:rsidR="00917CE4">
        <w:rPr>
          <w:bCs/>
          <w:sz w:val="28"/>
          <w:szCs w:val="28"/>
        </w:rPr>
        <w:t>w</w:t>
      </w:r>
      <w:r w:rsidR="00E34115">
        <w:rPr>
          <w:bCs/>
          <w:sz w:val="28"/>
          <w:szCs w:val="28"/>
        </w:rPr>
        <w:t xml:space="preserve">eighted </w:t>
      </w:r>
      <w:r w:rsidRPr="00C85861">
        <w:rPr>
          <w:bCs/>
          <w:sz w:val="28"/>
          <w:szCs w:val="28"/>
        </w:rPr>
        <w:t>recall, f1 score, and ROC-AUC score</w:t>
      </w:r>
      <w:r w:rsidR="00E34115">
        <w:rPr>
          <w:bCs/>
          <w:sz w:val="28"/>
          <w:szCs w:val="28"/>
        </w:rPr>
        <w:t xml:space="preserve"> as there was class imbalance in the data.</w:t>
      </w:r>
    </w:p>
    <w:p w14:paraId="453D22D8" w14:textId="77777777" w:rsidR="00C85861" w:rsidRDefault="00C85861" w:rsidP="007438EB">
      <w:pPr>
        <w:pStyle w:val="BodyText"/>
        <w:spacing w:before="8"/>
        <w:rPr>
          <w:bCs/>
          <w:sz w:val="28"/>
          <w:szCs w:val="28"/>
          <w:lang w:val="en-IN"/>
        </w:rPr>
      </w:pPr>
    </w:p>
    <w:p w14:paraId="03F56FDC" w14:textId="77777777" w:rsidR="004E580C" w:rsidRPr="004E580C" w:rsidRDefault="004E580C" w:rsidP="00582C4B">
      <w:pPr>
        <w:pStyle w:val="BodyText"/>
        <w:numPr>
          <w:ilvl w:val="0"/>
          <w:numId w:val="3"/>
        </w:numPr>
        <w:spacing w:before="8"/>
        <w:rPr>
          <w:bCs/>
          <w:sz w:val="28"/>
          <w:szCs w:val="28"/>
          <w:lang w:val="en-IN"/>
        </w:rPr>
      </w:pPr>
      <w:r w:rsidRPr="004E580C">
        <w:rPr>
          <w:b/>
          <w:sz w:val="28"/>
          <w:szCs w:val="28"/>
        </w:rPr>
        <w:t>Hyperparameter tuning</w:t>
      </w:r>
      <w:r>
        <w:rPr>
          <w:b/>
          <w:sz w:val="28"/>
          <w:szCs w:val="28"/>
        </w:rPr>
        <w:t>:</w:t>
      </w:r>
    </w:p>
    <w:p w14:paraId="78CC0FDF" w14:textId="197DC574" w:rsidR="007438EB" w:rsidRDefault="00170B10" w:rsidP="00170B10">
      <w:pPr>
        <w:pStyle w:val="BodyText"/>
        <w:spacing w:before="8"/>
        <w:ind w:left="720"/>
        <w:rPr>
          <w:bCs/>
          <w:sz w:val="28"/>
          <w:szCs w:val="28"/>
        </w:rPr>
      </w:pPr>
      <w:r w:rsidRPr="00170B10">
        <w:rPr>
          <w:bCs/>
          <w:sz w:val="28"/>
          <w:szCs w:val="28"/>
        </w:rPr>
        <w:t>Hyperparameter tuning</w:t>
      </w:r>
      <w:r w:rsidRPr="004E580C">
        <w:rPr>
          <w:bCs/>
          <w:sz w:val="28"/>
          <w:szCs w:val="28"/>
        </w:rPr>
        <w:t xml:space="preserve"> </w:t>
      </w:r>
      <w:r w:rsidR="004E580C" w:rsidRPr="004E580C">
        <w:rPr>
          <w:bCs/>
          <w:sz w:val="28"/>
          <w:szCs w:val="28"/>
        </w:rPr>
        <w:t xml:space="preserve">in the code is done using </w:t>
      </w:r>
      <w:proofErr w:type="spellStart"/>
      <w:r w:rsidR="004E580C" w:rsidRPr="004E580C">
        <w:rPr>
          <w:bCs/>
          <w:sz w:val="28"/>
          <w:szCs w:val="28"/>
        </w:rPr>
        <w:t>CrossValidator</w:t>
      </w:r>
      <w:proofErr w:type="spellEnd"/>
      <w:r w:rsidR="004E580C" w:rsidRPr="004E580C">
        <w:rPr>
          <w:bCs/>
          <w:sz w:val="28"/>
          <w:szCs w:val="28"/>
        </w:rPr>
        <w:t xml:space="preserve"> in PySpark. It evaluates multiple hyperparameter combinations through k-fold cross-validation, selecting the best model based on performance metrics like accuracy. The </w:t>
      </w:r>
      <w:proofErr w:type="spellStart"/>
      <w:r w:rsidR="004E580C" w:rsidRPr="004E580C">
        <w:rPr>
          <w:bCs/>
          <w:sz w:val="28"/>
          <w:szCs w:val="28"/>
        </w:rPr>
        <w:t>CrossValidator</w:t>
      </w:r>
      <w:proofErr w:type="spellEnd"/>
      <w:r w:rsidR="004E580C" w:rsidRPr="004E580C">
        <w:rPr>
          <w:bCs/>
          <w:sz w:val="28"/>
          <w:szCs w:val="28"/>
        </w:rPr>
        <w:t xml:space="preserve"> uses an estimator (model), an evaluator (e.g., </w:t>
      </w:r>
      <w:proofErr w:type="spellStart"/>
      <w:r w:rsidR="004E580C" w:rsidRPr="004E580C">
        <w:rPr>
          <w:bCs/>
          <w:sz w:val="28"/>
          <w:szCs w:val="28"/>
        </w:rPr>
        <w:t>BinaryClassificationEvaluator</w:t>
      </w:r>
      <w:proofErr w:type="spellEnd"/>
      <w:r w:rsidR="004E580C" w:rsidRPr="004E580C">
        <w:rPr>
          <w:bCs/>
          <w:sz w:val="28"/>
          <w:szCs w:val="28"/>
        </w:rPr>
        <w:t xml:space="preserve">), and a </w:t>
      </w:r>
      <w:proofErr w:type="spellStart"/>
      <w:r w:rsidR="004E580C" w:rsidRPr="004E580C">
        <w:rPr>
          <w:bCs/>
          <w:sz w:val="28"/>
          <w:szCs w:val="28"/>
        </w:rPr>
        <w:t>ParameterGridBuilder</w:t>
      </w:r>
      <w:proofErr w:type="spellEnd"/>
      <w:r w:rsidR="004E580C" w:rsidRPr="004E580C">
        <w:rPr>
          <w:bCs/>
          <w:sz w:val="28"/>
          <w:szCs w:val="28"/>
        </w:rPr>
        <w:t xml:space="preserve"> to define the search space for hyperparameters. It helps optimize the model's hyperparameters for better performance.</w:t>
      </w:r>
    </w:p>
    <w:p w14:paraId="49409775" w14:textId="77777777" w:rsidR="00170B10" w:rsidRDefault="00170B10" w:rsidP="00170B10">
      <w:pPr>
        <w:pStyle w:val="BodyText"/>
        <w:spacing w:before="8"/>
        <w:ind w:left="720"/>
        <w:rPr>
          <w:bCs/>
          <w:sz w:val="28"/>
          <w:szCs w:val="28"/>
        </w:rPr>
      </w:pPr>
    </w:p>
    <w:p w14:paraId="521AFF13" w14:textId="6C033BD4" w:rsidR="00170B10" w:rsidRPr="00E34115" w:rsidRDefault="00DA22E3" w:rsidP="00582C4B">
      <w:pPr>
        <w:pStyle w:val="BodyText"/>
        <w:numPr>
          <w:ilvl w:val="0"/>
          <w:numId w:val="3"/>
        </w:numPr>
        <w:spacing w:before="8"/>
        <w:rPr>
          <w:b/>
          <w:sz w:val="28"/>
          <w:szCs w:val="28"/>
          <w:lang w:val="en-IN"/>
        </w:rPr>
      </w:pPr>
      <w:r w:rsidRPr="00E34115">
        <w:rPr>
          <w:b/>
          <w:sz w:val="28"/>
          <w:szCs w:val="28"/>
        </w:rPr>
        <w:t>Visualization of Results:</w:t>
      </w:r>
    </w:p>
    <w:p w14:paraId="525680A1" w14:textId="69F3ED73" w:rsidR="00DA22E3" w:rsidRPr="00863B6D" w:rsidRDefault="00596E43" w:rsidP="00DA22E3">
      <w:pPr>
        <w:pStyle w:val="BodyText"/>
        <w:spacing w:before="8"/>
        <w:ind w:left="720"/>
        <w:rPr>
          <w:bCs/>
          <w:sz w:val="28"/>
          <w:szCs w:val="28"/>
          <w:lang w:val="en-IN"/>
        </w:rPr>
      </w:pPr>
      <w:r>
        <w:rPr>
          <w:bCs/>
          <w:sz w:val="28"/>
          <w:szCs w:val="28"/>
        </w:rPr>
        <w:t xml:space="preserve">Plotted confusion metrics and ROC-AUC curves </w:t>
      </w:r>
      <w:r w:rsidR="00917CE4">
        <w:rPr>
          <w:bCs/>
          <w:sz w:val="28"/>
          <w:szCs w:val="28"/>
        </w:rPr>
        <w:t>and comparison between the different models.</w:t>
      </w:r>
    </w:p>
    <w:p w14:paraId="333CBBB1" w14:textId="07C1CD1E" w:rsidR="00D46F83" w:rsidRDefault="00C85861" w:rsidP="00D31A12">
      <w:pPr>
        <w:pStyle w:val="BodyText"/>
        <w:tabs>
          <w:tab w:val="left" w:pos="3324"/>
        </w:tabs>
        <w:spacing w:before="8"/>
        <w:ind w:left="720"/>
        <w:rPr>
          <w:bCs/>
          <w:sz w:val="28"/>
          <w:szCs w:val="28"/>
          <w:lang w:val="en-IN"/>
        </w:rPr>
      </w:pPr>
      <w:r>
        <w:rPr>
          <w:bCs/>
          <w:sz w:val="28"/>
          <w:szCs w:val="28"/>
          <w:lang w:val="en-IN"/>
        </w:rPr>
        <w:tab/>
      </w:r>
    </w:p>
    <w:p w14:paraId="5773CAF5" w14:textId="77777777" w:rsidR="000F17A5" w:rsidRPr="000F17A5" w:rsidRDefault="000F17A5" w:rsidP="000F17A5">
      <w:pPr>
        <w:pStyle w:val="BodyText"/>
        <w:spacing w:before="8"/>
        <w:ind w:left="567"/>
        <w:rPr>
          <w:b/>
          <w:sz w:val="28"/>
          <w:szCs w:val="28"/>
        </w:rPr>
      </w:pPr>
    </w:p>
    <w:p w14:paraId="2C2334D0" w14:textId="77777777" w:rsidR="006D55C8" w:rsidRDefault="006D55C8" w:rsidP="00F651E3">
      <w:pPr>
        <w:pStyle w:val="Heading1"/>
        <w:jc w:val="both"/>
      </w:pPr>
      <w:r>
        <w:t>Comparative Analysis of PYSPARK ML Models</w:t>
      </w:r>
    </w:p>
    <w:p w14:paraId="1AA5C4DC" w14:textId="77777777" w:rsidR="001B3C25" w:rsidRDefault="001B3C25" w:rsidP="005B7A02">
      <w:pPr>
        <w:pStyle w:val="Heading1"/>
        <w:jc w:val="center"/>
      </w:pPr>
    </w:p>
    <w:tbl>
      <w:tblPr>
        <w:tblStyle w:val="TableGrid"/>
        <w:tblW w:w="8789" w:type="dxa"/>
        <w:tblInd w:w="567" w:type="dxa"/>
        <w:tblLook w:val="04A0" w:firstRow="1" w:lastRow="0" w:firstColumn="1" w:lastColumn="0" w:noHBand="0" w:noVBand="1"/>
      </w:tblPr>
      <w:tblGrid>
        <w:gridCol w:w="2306"/>
        <w:gridCol w:w="1352"/>
        <w:gridCol w:w="1419"/>
        <w:gridCol w:w="1368"/>
        <w:gridCol w:w="1165"/>
        <w:gridCol w:w="1179"/>
      </w:tblGrid>
      <w:tr w:rsidR="00AF4EC8" w14:paraId="211978C0" w14:textId="77777777" w:rsidTr="003D3D70">
        <w:trPr>
          <w:trHeight w:val="534"/>
        </w:trPr>
        <w:tc>
          <w:tcPr>
            <w:tcW w:w="2337" w:type="dxa"/>
          </w:tcPr>
          <w:p w14:paraId="528F8765" w14:textId="546424D4" w:rsidR="006D55C8" w:rsidRDefault="006D55C8" w:rsidP="00F651E3">
            <w:pPr>
              <w:pStyle w:val="BodyText"/>
              <w:spacing w:before="8"/>
              <w:rPr>
                <w:b/>
                <w:sz w:val="28"/>
                <w:szCs w:val="28"/>
              </w:rPr>
            </w:pPr>
            <w:r>
              <w:rPr>
                <w:b/>
                <w:sz w:val="28"/>
                <w:szCs w:val="28"/>
              </w:rPr>
              <w:t>Model Name</w:t>
            </w:r>
          </w:p>
        </w:tc>
        <w:tc>
          <w:tcPr>
            <w:tcW w:w="1324" w:type="dxa"/>
          </w:tcPr>
          <w:p w14:paraId="674A1E15" w14:textId="5235A2D4" w:rsidR="006D55C8" w:rsidRDefault="006D55C8" w:rsidP="00F651E3">
            <w:pPr>
              <w:pStyle w:val="BodyText"/>
              <w:spacing w:before="8"/>
              <w:rPr>
                <w:b/>
                <w:sz w:val="28"/>
                <w:szCs w:val="28"/>
              </w:rPr>
            </w:pPr>
            <w:r>
              <w:rPr>
                <w:b/>
                <w:sz w:val="28"/>
                <w:szCs w:val="28"/>
              </w:rPr>
              <w:t>Accuracy</w:t>
            </w:r>
          </w:p>
        </w:tc>
        <w:tc>
          <w:tcPr>
            <w:tcW w:w="1421" w:type="dxa"/>
          </w:tcPr>
          <w:p w14:paraId="2170F727" w14:textId="24F07669" w:rsidR="006D55C8" w:rsidRDefault="00AF4EC8" w:rsidP="00F651E3">
            <w:pPr>
              <w:pStyle w:val="BodyText"/>
              <w:spacing w:before="8"/>
              <w:rPr>
                <w:b/>
                <w:sz w:val="28"/>
                <w:szCs w:val="28"/>
              </w:rPr>
            </w:pPr>
            <w:r>
              <w:rPr>
                <w:b/>
                <w:sz w:val="28"/>
                <w:szCs w:val="28"/>
              </w:rPr>
              <w:t xml:space="preserve">Weighted </w:t>
            </w:r>
            <w:r w:rsidR="006D55C8">
              <w:rPr>
                <w:b/>
                <w:sz w:val="28"/>
                <w:szCs w:val="28"/>
              </w:rPr>
              <w:t>Precision</w:t>
            </w:r>
          </w:p>
        </w:tc>
        <w:tc>
          <w:tcPr>
            <w:tcW w:w="1340" w:type="dxa"/>
          </w:tcPr>
          <w:p w14:paraId="05C65FC0" w14:textId="156AE483" w:rsidR="006D55C8" w:rsidRDefault="00AF4EC8" w:rsidP="00F651E3">
            <w:pPr>
              <w:pStyle w:val="BodyText"/>
              <w:spacing w:before="8"/>
              <w:rPr>
                <w:b/>
                <w:sz w:val="28"/>
                <w:szCs w:val="28"/>
              </w:rPr>
            </w:pPr>
            <w:r>
              <w:rPr>
                <w:b/>
                <w:sz w:val="28"/>
                <w:szCs w:val="28"/>
              </w:rPr>
              <w:t xml:space="preserve">Weighted </w:t>
            </w:r>
            <w:r w:rsidR="006D55C8">
              <w:rPr>
                <w:b/>
                <w:sz w:val="28"/>
                <w:szCs w:val="28"/>
              </w:rPr>
              <w:t>Recall</w:t>
            </w:r>
          </w:p>
        </w:tc>
        <w:tc>
          <w:tcPr>
            <w:tcW w:w="1175" w:type="dxa"/>
          </w:tcPr>
          <w:p w14:paraId="2653EE4A" w14:textId="3511FF05" w:rsidR="006D55C8" w:rsidRDefault="006D55C8" w:rsidP="00F651E3">
            <w:pPr>
              <w:pStyle w:val="BodyText"/>
              <w:spacing w:before="8"/>
              <w:rPr>
                <w:b/>
                <w:sz w:val="28"/>
                <w:szCs w:val="28"/>
              </w:rPr>
            </w:pPr>
            <w:r>
              <w:rPr>
                <w:b/>
                <w:sz w:val="28"/>
                <w:szCs w:val="28"/>
              </w:rPr>
              <w:t>F1-Score</w:t>
            </w:r>
          </w:p>
        </w:tc>
        <w:tc>
          <w:tcPr>
            <w:tcW w:w="1192" w:type="dxa"/>
          </w:tcPr>
          <w:p w14:paraId="7CE966CB" w14:textId="34691B96" w:rsidR="006D55C8" w:rsidRDefault="00AF4EC8" w:rsidP="00F651E3">
            <w:pPr>
              <w:pStyle w:val="BodyText"/>
              <w:spacing w:before="8"/>
              <w:rPr>
                <w:b/>
                <w:sz w:val="28"/>
                <w:szCs w:val="28"/>
              </w:rPr>
            </w:pPr>
            <w:r>
              <w:rPr>
                <w:b/>
                <w:sz w:val="28"/>
                <w:szCs w:val="28"/>
              </w:rPr>
              <w:t>AUC</w:t>
            </w:r>
          </w:p>
        </w:tc>
      </w:tr>
      <w:tr w:rsidR="00AF4EC8" w14:paraId="1F8F6CEE" w14:textId="77777777" w:rsidTr="003D3D70">
        <w:trPr>
          <w:trHeight w:val="652"/>
        </w:trPr>
        <w:tc>
          <w:tcPr>
            <w:tcW w:w="2337" w:type="dxa"/>
          </w:tcPr>
          <w:p w14:paraId="693A3317" w14:textId="748764A8" w:rsidR="006D55C8" w:rsidRPr="003D3D70" w:rsidRDefault="000F17A5" w:rsidP="00F651E3">
            <w:pPr>
              <w:pStyle w:val="BodyText"/>
              <w:spacing w:before="8"/>
              <w:rPr>
                <w:bCs/>
                <w:sz w:val="28"/>
                <w:szCs w:val="28"/>
              </w:rPr>
            </w:pPr>
            <w:r w:rsidRPr="003D3D70">
              <w:rPr>
                <w:bCs/>
                <w:sz w:val="28"/>
                <w:szCs w:val="28"/>
              </w:rPr>
              <w:t>Logistic Regression</w:t>
            </w:r>
          </w:p>
        </w:tc>
        <w:tc>
          <w:tcPr>
            <w:tcW w:w="1324" w:type="dxa"/>
          </w:tcPr>
          <w:p w14:paraId="78C6F549" w14:textId="4A7B1711" w:rsidR="006D55C8" w:rsidRPr="005D47FE" w:rsidRDefault="00BF68AD" w:rsidP="00F651E3">
            <w:pPr>
              <w:pStyle w:val="BodyText"/>
              <w:spacing w:before="8"/>
              <w:rPr>
                <w:bCs/>
                <w:sz w:val="28"/>
                <w:szCs w:val="28"/>
              </w:rPr>
            </w:pPr>
            <w:r w:rsidRPr="005D47FE">
              <w:rPr>
                <w:bCs/>
                <w:sz w:val="28"/>
                <w:szCs w:val="28"/>
              </w:rPr>
              <w:t>89.</w:t>
            </w:r>
            <w:r w:rsidR="000D6EE5">
              <w:rPr>
                <w:bCs/>
                <w:sz w:val="28"/>
                <w:szCs w:val="28"/>
              </w:rPr>
              <w:t>79</w:t>
            </w:r>
          </w:p>
        </w:tc>
        <w:tc>
          <w:tcPr>
            <w:tcW w:w="1421" w:type="dxa"/>
          </w:tcPr>
          <w:p w14:paraId="03BCDBFF" w14:textId="6A8B99A2" w:rsidR="006D55C8" w:rsidRPr="005D47FE" w:rsidRDefault="00BF68AD" w:rsidP="00F651E3">
            <w:pPr>
              <w:pStyle w:val="BodyText"/>
              <w:spacing w:before="8"/>
              <w:rPr>
                <w:bCs/>
                <w:sz w:val="28"/>
                <w:szCs w:val="28"/>
              </w:rPr>
            </w:pPr>
            <w:r w:rsidRPr="005D47FE">
              <w:rPr>
                <w:bCs/>
                <w:sz w:val="28"/>
                <w:szCs w:val="28"/>
              </w:rPr>
              <w:t>88.</w:t>
            </w:r>
            <w:r w:rsidR="000D6EE5">
              <w:rPr>
                <w:bCs/>
                <w:sz w:val="28"/>
                <w:szCs w:val="28"/>
              </w:rPr>
              <w:t>89</w:t>
            </w:r>
          </w:p>
        </w:tc>
        <w:tc>
          <w:tcPr>
            <w:tcW w:w="1340" w:type="dxa"/>
          </w:tcPr>
          <w:p w14:paraId="7F507D74" w14:textId="50FB2D54" w:rsidR="006D55C8" w:rsidRPr="005D47FE" w:rsidRDefault="00BF68AD" w:rsidP="00F651E3">
            <w:pPr>
              <w:pStyle w:val="BodyText"/>
              <w:spacing w:before="8"/>
              <w:rPr>
                <w:bCs/>
                <w:sz w:val="28"/>
                <w:szCs w:val="28"/>
              </w:rPr>
            </w:pPr>
            <w:r w:rsidRPr="005D47FE">
              <w:rPr>
                <w:bCs/>
                <w:sz w:val="28"/>
                <w:szCs w:val="28"/>
              </w:rPr>
              <w:t>89.</w:t>
            </w:r>
            <w:r w:rsidR="000D6EE5">
              <w:rPr>
                <w:bCs/>
                <w:sz w:val="28"/>
                <w:szCs w:val="28"/>
              </w:rPr>
              <w:t>79</w:t>
            </w:r>
          </w:p>
        </w:tc>
        <w:tc>
          <w:tcPr>
            <w:tcW w:w="1175" w:type="dxa"/>
          </w:tcPr>
          <w:p w14:paraId="4DE9D7B5" w14:textId="4C738ECA" w:rsidR="006D55C8" w:rsidRPr="005D47FE" w:rsidRDefault="000D6EE5" w:rsidP="00F651E3">
            <w:pPr>
              <w:pStyle w:val="BodyText"/>
              <w:spacing w:before="8"/>
              <w:rPr>
                <w:bCs/>
                <w:sz w:val="28"/>
                <w:szCs w:val="28"/>
              </w:rPr>
            </w:pPr>
            <w:r>
              <w:rPr>
                <w:bCs/>
                <w:sz w:val="28"/>
                <w:szCs w:val="28"/>
              </w:rPr>
              <w:t>88.35</w:t>
            </w:r>
          </w:p>
        </w:tc>
        <w:tc>
          <w:tcPr>
            <w:tcW w:w="1192" w:type="dxa"/>
          </w:tcPr>
          <w:p w14:paraId="1F050B4E" w14:textId="4C1BCA3A" w:rsidR="006D55C8" w:rsidRPr="005D47FE" w:rsidRDefault="00E03892" w:rsidP="00F651E3">
            <w:pPr>
              <w:pStyle w:val="BodyText"/>
              <w:spacing w:before="8"/>
              <w:rPr>
                <w:bCs/>
                <w:sz w:val="28"/>
                <w:szCs w:val="28"/>
              </w:rPr>
            </w:pPr>
            <w:r w:rsidRPr="005D47FE">
              <w:rPr>
                <w:bCs/>
                <w:sz w:val="28"/>
                <w:szCs w:val="28"/>
              </w:rPr>
              <w:t>0.</w:t>
            </w:r>
            <w:r w:rsidR="00812615">
              <w:rPr>
                <w:bCs/>
                <w:sz w:val="28"/>
                <w:szCs w:val="28"/>
              </w:rPr>
              <w:t>79</w:t>
            </w:r>
          </w:p>
        </w:tc>
      </w:tr>
      <w:tr w:rsidR="00AF4EC8" w14:paraId="0EDCF1C9" w14:textId="77777777" w:rsidTr="003D3D70">
        <w:trPr>
          <w:trHeight w:val="423"/>
        </w:trPr>
        <w:tc>
          <w:tcPr>
            <w:tcW w:w="2337" w:type="dxa"/>
          </w:tcPr>
          <w:p w14:paraId="25E497F2" w14:textId="44D53E47" w:rsidR="006D55C8" w:rsidRPr="003D3D70" w:rsidRDefault="005B7A02" w:rsidP="00F651E3">
            <w:pPr>
              <w:pStyle w:val="BodyText"/>
              <w:spacing w:before="8"/>
              <w:rPr>
                <w:bCs/>
                <w:sz w:val="28"/>
                <w:szCs w:val="28"/>
              </w:rPr>
            </w:pPr>
            <w:r w:rsidRPr="003D3D70">
              <w:rPr>
                <w:bCs/>
                <w:sz w:val="28"/>
                <w:szCs w:val="28"/>
              </w:rPr>
              <w:t>Decision Tree</w:t>
            </w:r>
          </w:p>
        </w:tc>
        <w:tc>
          <w:tcPr>
            <w:tcW w:w="1324" w:type="dxa"/>
          </w:tcPr>
          <w:p w14:paraId="4DA5E891" w14:textId="6FD07FE0" w:rsidR="006D55C8" w:rsidRPr="005D47FE" w:rsidRDefault="00BF68AD" w:rsidP="00F651E3">
            <w:pPr>
              <w:pStyle w:val="BodyText"/>
              <w:spacing w:before="8"/>
              <w:rPr>
                <w:bCs/>
                <w:sz w:val="28"/>
                <w:szCs w:val="28"/>
              </w:rPr>
            </w:pPr>
            <w:r w:rsidRPr="005D47FE">
              <w:rPr>
                <w:bCs/>
                <w:sz w:val="28"/>
                <w:szCs w:val="28"/>
              </w:rPr>
              <w:t>8</w:t>
            </w:r>
            <w:r w:rsidR="00812615">
              <w:rPr>
                <w:bCs/>
                <w:sz w:val="28"/>
                <w:szCs w:val="28"/>
              </w:rPr>
              <w:t>3.26</w:t>
            </w:r>
          </w:p>
        </w:tc>
        <w:tc>
          <w:tcPr>
            <w:tcW w:w="1421" w:type="dxa"/>
          </w:tcPr>
          <w:p w14:paraId="70D7F1B8" w14:textId="43353944" w:rsidR="006D55C8" w:rsidRPr="005D47FE" w:rsidRDefault="00BF68AD" w:rsidP="00F651E3">
            <w:pPr>
              <w:pStyle w:val="BodyText"/>
              <w:spacing w:before="8"/>
              <w:rPr>
                <w:bCs/>
                <w:sz w:val="28"/>
                <w:szCs w:val="28"/>
              </w:rPr>
            </w:pPr>
            <w:r w:rsidRPr="005D47FE">
              <w:rPr>
                <w:bCs/>
                <w:sz w:val="28"/>
                <w:szCs w:val="28"/>
              </w:rPr>
              <w:t>8</w:t>
            </w:r>
            <w:r w:rsidR="00AA25BF">
              <w:rPr>
                <w:bCs/>
                <w:sz w:val="28"/>
                <w:szCs w:val="28"/>
              </w:rPr>
              <w:t>0.04</w:t>
            </w:r>
          </w:p>
        </w:tc>
        <w:tc>
          <w:tcPr>
            <w:tcW w:w="1340" w:type="dxa"/>
          </w:tcPr>
          <w:p w14:paraId="27610107" w14:textId="4BF91003" w:rsidR="006D55C8" w:rsidRPr="005D47FE" w:rsidRDefault="00BF68AD" w:rsidP="00F651E3">
            <w:pPr>
              <w:pStyle w:val="BodyText"/>
              <w:spacing w:before="8"/>
              <w:rPr>
                <w:bCs/>
                <w:sz w:val="28"/>
                <w:szCs w:val="28"/>
              </w:rPr>
            </w:pPr>
            <w:r w:rsidRPr="005D47FE">
              <w:rPr>
                <w:bCs/>
                <w:sz w:val="28"/>
                <w:szCs w:val="28"/>
              </w:rPr>
              <w:t>8</w:t>
            </w:r>
            <w:r w:rsidR="00AA25BF">
              <w:rPr>
                <w:bCs/>
                <w:sz w:val="28"/>
                <w:szCs w:val="28"/>
              </w:rPr>
              <w:t>3.26</w:t>
            </w:r>
          </w:p>
        </w:tc>
        <w:tc>
          <w:tcPr>
            <w:tcW w:w="1175" w:type="dxa"/>
          </w:tcPr>
          <w:p w14:paraId="4F7133A5" w14:textId="37C38D16" w:rsidR="006D55C8" w:rsidRPr="005D47FE" w:rsidRDefault="00BF68AD" w:rsidP="00F651E3">
            <w:pPr>
              <w:pStyle w:val="BodyText"/>
              <w:spacing w:before="8"/>
              <w:rPr>
                <w:bCs/>
                <w:sz w:val="28"/>
                <w:szCs w:val="28"/>
              </w:rPr>
            </w:pPr>
            <w:r w:rsidRPr="005D47FE">
              <w:rPr>
                <w:bCs/>
                <w:sz w:val="28"/>
                <w:szCs w:val="28"/>
              </w:rPr>
              <w:t>8</w:t>
            </w:r>
            <w:r w:rsidR="00AA25BF">
              <w:rPr>
                <w:bCs/>
                <w:sz w:val="28"/>
                <w:szCs w:val="28"/>
              </w:rPr>
              <w:t>1.27</w:t>
            </w:r>
          </w:p>
        </w:tc>
        <w:tc>
          <w:tcPr>
            <w:tcW w:w="1192" w:type="dxa"/>
          </w:tcPr>
          <w:p w14:paraId="44D7336F" w14:textId="26EA27EF" w:rsidR="006D55C8" w:rsidRPr="005D47FE" w:rsidRDefault="00E03892" w:rsidP="00F651E3">
            <w:pPr>
              <w:pStyle w:val="BodyText"/>
              <w:spacing w:before="8"/>
              <w:rPr>
                <w:bCs/>
                <w:sz w:val="28"/>
                <w:szCs w:val="28"/>
              </w:rPr>
            </w:pPr>
            <w:r w:rsidRPr="005D47FE">
              <w:rPr>
                <w:bCs/>
                <w:sz w:val="28"/>
                <w:szCs w:val="28"/>
              </w:rPr>
              <w:t>0.</w:t>
            </w:r>
            <w:r w:rsidR="00365AF7">
              <w:rPr>
                <w:bCs/>
                <w:sz w:val="28"/>
                <w:szCs w:val="28"/>
              </w:rPr>
              <w:t>35</w:t>
            </w:r>
          </w:p>
        </w:tc>
      </w:tr>
      <w:tr w:rsidR="00AF4EC8" w14:paraId="0ED6AFB2" w14:textId="77777777" w:rsidTr="003D3D70">
        <w:trPr>
          <w:trHeight w:val="379"/>
        </w:trPr>
        <w:tc>
          <w:tcPr>
            <w:tcW w:w="2337" w:type="dxa"/>
          </w:tcPr>
          <w:p w14:paraId="4D3451EF" w14:textId="38EA193F" w:rsidR="006D55C8" w:rsidRPr="003D3D70" w:rsidRDefault="005B7A02" w:rsidP="00F651E3">
            <w:pPr>
              <w:pStyle w:val="BodyText"/>
              <w:spacing w:before="8"/>
              <w:rPr>
                <w:bCs/>
                <w:sz w:val="28"/>
                <w:szCs w:val="28"/>
              </w:rPr>
            </w:pPr>
            <w:r w:rsidRPr="003D3D70">
              <w:rPr>
                <w:bCs/>
                <w:sz w:val="28"/>
                <w:szCs w:val="28"/>
              </w:rPr>
              <w:t>Random Forest</w:t>
            </w:r>
          </w:p>
        </w:tc>
        <w:tc>
          <w:tcPr>
            <w:tcW w:w="1324" w:type="dxa"/>
          </w:tcPr>
          <w:p w14:paraId="6B381437" w14:textId="39888F43" w:rsidR="006D55C8" w:rsidRPr="005D47FE" w:rsidRDefault="00365AF7" w:rsidP="00F651E3">
            <w:pPr>
              <w:pStyle w:val="BodyText"/>
              <w:spacing w:before="8"/>
              <w:rPr>
                <w:bCs/>
                <w:sz w:val="28"/>
                <w:szCs w:val="28"/>
              </w:rPr>
            </w:pPr>
            <w:r>
              <w:rPr>
                <w:bCs/>
                <w:sz w:val="28"/>
                <w:szCs w:val="28"/>
              </w:rPr>
              <w:t>86.12</w:t>
            </w:r>
          </w:p>
        </w:tc>
        <w:tc>
          <w:tcPr>
            <w:tcW w:w="1421" w:type="dxa"/>
          </w:tcPr>
          <w:p w14:paraId="616C6C60" w14:textId="392AD1C2" w:rsidR="006D55C8" w:rsidRPr="005D47FE" w:rsidRDefault="007A0711" w:rsidP="00F651E3">
            <w:pPr>
              <w:pStyle w:val="BodyText"/>
              <w:spacing w:before="8"/>
              <w:rPr>
                <w:bCs/>
                <w:sz w:val="28"/>
                <w:szCs w:val="28"/>
              </w:rPr>
            </w:pPr>
            <w:r>
              <w:rPr>
                <w:bCs/>
                <w:sz w:val="28"/>
                <w:szCs w:val="28"/>
              </w:rPr>
              <w:t>82.85</w:t>
            </w:r>
          </w:p>
        </w:tc>
        <w:tc>
          <w:tcPr>
            <w:tcW w:w="1340" w:type="dxa"/>
          </w:tcPr>
          <w:p w14:paraId="17869C62" w14:textId="17BD3637" w:rsidR="006D55C8" w:rsidRPr="005D47FE" w:rsidRDefault="007A0711" w:rsidP="00F651E3">
            <w:pPr>
              <w:pStyle w:val="BodyText"/>
              <w:spacing w:before="8"/>
              <w:rPr>
                <w:bCs/>
                <w:sz w:val="28"/>
                <w:szCs w:val="28"/>
              </w:rPr>
            </w:pPr>
            <w:r>
              <w:rPr>
                <w:bCs/>
                <w:sz w:val="28"/>
                <w:szCs w:val="28"/>
              </w:rPr>
              <w:t>86.12</w:t>
            </w:r>
          </w:p>
        </w:tc>
        <w:tc>
          <w:tcPr>
            <w:tcW w:w="1175" w:type="dxa"/>
          </w:tcPr>
          <w:p w14:paraId="222A1898" w14:textId="6B3AD594" w:rsidR="006D55C8" w:rsidRPr="005D47FE" w:rsidRDefault="007A0711" w:rsidP="00F651E3">
            <w:pPr>
              <w:pStyle w:val="BodyText"/>
              <w:spacing w:before="8"/>
              <w:rPr>
                <w:bCs/>
                <w:sz w:val="28"/>
                <w:szCs w:val="28"/>
              </w:rPr>
            </w:pPr>
            <w:r>
              <w:rPr>
                <w:bCs/>
                <w:sz w:val="28"/>
                <w:szCs w:val="28"/>
              </w:rPr>
              <w:t>81.38</w:t>
            </w:r>
          </w:p>
        </w:tc>
        <w:tc>
          <w:tcPr>
            <w:tcW w:w="1192" w:type="dxa"/>
          </w:tcPr>
          <w:p w14:paraId="43FE5383" w14:textId="73DC8F28" w:rsidR="006D55C8" w:rsidRPr="005D47FE" w:rsidRDefault="00E03892" w:rsidP="00F651E3">
            <w:pPr>
              <w:pStyle w:val="BodyText"/>
              <w:spacing w:before="8"/>
              <w:rPr>
                <w:bCs/>
                <w:sz w:val="28"/>
                <w:szCs w:val="28"/>
              </w:rPr>
            </w:pPr>
            <w:r w:rsidRPr="005D47FE">
              <w:rPr>
                <w:bCs/>
                <w:sz w:val="28"/>
                <w:szCs w:val="28"/>
              </w:rPr>
              <w:t>0.</w:t>
            </w:r>
            <w:r w:rsidR="00C4729B">
              <w:rPr>
                <w:bCs/>
                <w:sz w:val="28"/>
                <w:szCs w:val="28"/>
              </w:rPr>
              <w:t>77</w:t>
            </w:r>
          </w:p>
        </w:tc>
      </w:tr>
      <w:tr w:rsidR="00AF4EC8" w14:paraId="165CAB14" w14:textId="77777777" w:rsidTr="003D3D70">
        <w:trPr>
          <w:trHeight w:val="379"/>
        </w:trPr>
        <w:tc>
          <w:tcPr>
            <w:tcW w:w="2337" w:type="dxa"/>
          </w:tcPr>
          <w:p w14:paraId="343682C1" w14:textId="386FBB19" w:rsidR="001F7FB9" w:rsidRPr="003D3D70" w:rsidRDefault="001F7FB9" w:rsidP="00F651E3">
            <w:pPr>
              <w:pStyle w:val="BodyText"/>
              <w:spacing w:before="8"/>
              <w:rPr>
                <w:bCs/>
                <w:sz w:val="28"/>
                <w:szCs w:val="28"/>
              </w:rPr>
            </w:pPr>
            <w:r w:rsidRPr="003D3D70">
              <w:rPr>
                <w:bCs/>
                <w:sz w:val="28"/>
                <w:szCs w:val="28"/>
              </w:rPr>
              <w:t>Gradient Boosting Classifier</w:t>
            </w:r>
          </w:p>
        </w:tc>
        <w:tc>
          <w:tcPr>
            <w:tcW w:w="1324" w:type="dxa"/>
          </w:tcPr>
          <w:p w14:paraId="2A43062C" w14:textId="153C085C" w:rsidR="001F7FB9" w:rsidRPr="00850980" w:rsidRDefault="00C4729B" w:rsidP="00F651E3">
            <w:pPr>
              <w:pStyle w:val="BodyText"/>
              <w:spacing w:before="8"/>
              <w:rPr>
                <w:bCs/>
                <w:sz w:val="28"/>
                <w:szCs w:val="28"/>
              </w:rPr>
            </w:pPr>
            <w:r w:rsidRPr="00850980">
              <w:rPr>
                <w:bCs/>
                <w:sz w:val="28"/>
                <w:szCs w:val="28"/>
              </w:rPr>
              <w:t>84.89</w:t>
            </w:r>
          </w:p>
        </w:tc>
        <w:tc>
          <w:tcPr>
            <w:tcW w:w="1421" w:type="dxa"/>
          </w:tcPr>
          <w:p w14:paraId="68509A94" w14:textId="53900B58" w:rsidR="001F7FB9" w:rsidRPr="00850980" w:rsidRDefault="00850980" w:rsidP="00F651E3">
            <w:pPr>
              <w:pStyle w:val="BodyText"/>
              <w:spacing w:before="8"/>
              <w:rPr>
                <w:bCs/>
                <w:sz w:val="28"/>
                <w:szCs w:val="28"/>
              </w:rPr>
            </w:pPr>
            <w:r w:rsidRPr="00850980">
              <w:rPr>
                <w:bCs/>
                <w:sz w:val="28"/>
                <w:szCs w:val="28"/>
              </w:rPr>
              <w:t>81.48</w:t>
            </w:r>
          </w:p>
        </w:tc>
        <w:tc>
          <w:tcPr>
            <w:tcW w:w="1340" w:type="dxa"/>
          </w:tcPr>
          <w:p w14:paraId="7746FC60" w14:textId="56438724" w:rsidR="001F7FB9" w:rsidRPr="00850980" w:rsidRDefault="00850980" w:rsidP="00F651E3">
            <w:pPr>
              <w:pStyle w:val="BodyText"/>
              <w:spacing w:before="8"/>
              <w:rPr>
                <w:bCs/>
                <w:sz w:val="28"/>
                <w:szCs w:val="28"/>
              </w:rPr>
            </w:pPr>
            <w:r w:rsidRPr="00850980">
              <w:rPr>
                <w:bCs/>
                <w:sz w:val="28"/>
                <w:szCs w:val="28"/>
              </w:rPr>
              <w:t>84.89</w:t>
            </w:r>
          </w:p>
        </w:tc>
        <w:tc>
          <w:tcPr>
            <w:tcW w:w="1175" w:type="dxa"/>
          </w:tcPr>
          <w:p w14:paraId="794CDC31" w14:textId="57F32FD7" w:rsidR="001F7FB9" w:rsidRPr="00850980" w:rsidRDefault="00C4729B" w:rsidP="00F651E3">
            <w:pPr>
              <w:pStyle w:val="BodyText"/>
              <w:spacing w:before="8"/>
              <w:rPr>
                <w:bCs/>
                <w:sz w:val="28"/>
                <w:szCs w:val="28"/>
              </w:rPr>
            </w:pPr>
            <w:r w:rsidRPr="00850980">
              <w:rPr>
                <w:bCs/>
                <w:sz w:val="28"/>
                <w:szCs w:val="28"/>
              </w:rPr>
              <w:t>82.41</w:t>
            </w:r>
          </w:p>
        </w:tc>
        <w:tc>
          <w:tcPr>
            <w:tcW w:w="1192" w:type="dxa"/>
          </w:tcPr>
          <w:p w14:paraId="14A8449B" w14:textId="66904E5B" w:rsidR="001F7FB9" w:rsidRPr="00850980" w:rsidRDefault="00C4729B" w:rsidP="00F651E3">
            <w:pPr>
              <w:pStyle w:val="BodyText"/>
              <w:spacing w:before="8"/>
              <w:rPr>
                <w:bCs/>
                <w:sz w:val="28"/>
                <w:szCs w:val="28"/>
              </w:rPr>
            </w:pPr>
            <w:r w:rsidRPr="00850980">
              <w:rPr>
                <w:bCs/>
                <w:sz w:val="28"/>
                <w:szCs w:val="28"/>
              </w:rPr>
              <w:t>0.74</w:t>
            </w:r>
          </w:p>
        </w:tc>
      </w:tr>
    </w:tbl>
    <w:p w14:paraId="23FE1171" w14:textId="77777777" w:rsidR="001E5A0B" w:rsidRDefault="001E5A0B" w:rsidP="00F651E3">
      <w:pPr>
        <w:pStyle w:val="BodyText"/>
        <w:spacing w:before="8"/>
        <w:rPr>
          <w:b/>
          <w:sz w:val="28"/>
          <w:szCs w:val="28"/>
        </w:rPr>
      </w:pPr>
    </w:p>
    <w:p w14:paraId="36F70B39" w14:textId="77777777" w:rsidR="001B3C25" w:rsidRDefault="001B3C25" w:rsidP="00F651E3">
      <w:pPr>
        <w:pStyle w:val="BodyText"/>
        <w:spacing w:before="8"/>
        <w:rPr>
          <w:b/>
          <w:sz w:val="28"/>
          <w:szCs w:val="28"/>
        </w:rPr>
      </w:pPr>
    </w:p>
    <w:p w14:paraId="6065518E" w14:textId="77777777" w:rsidR="001B3C25" w:rsidRDefault="001B3C25" w:rsidP="00F651E3">
      <w:pPr>
        <w:pStyle w:val="BodyText"/>
        <w:spacing w:before="8"/>
        <w:rPr>
          <w:b/>
          <w:sz w:val="28"/>
          <w:szCs w:val="28"/>
        </w:rPr>
      </w:pPr>
    </w:p>
    <w:p w14:paraId="31A9E4BD" w14:textId="1502CEBC" w:rsidR="001B3C25" w:rsidRDefault="004C56C9" w:rsidP="003D3D70">
      <w:pPr>
        <w:pStyle w:val="Heading1"/>
      </w:pPr>
      <w:r>
        <w:lastRenderedPageBreak/>
        <w:t>Comparative Analysis of PYSPARK ML Models</w:t>
      </w:r>
      <w:r w:rsidR="003D3D70">
        <w:t xml:space="preserve"> </w:t>
      </w:r>
      <w:r>
        <w:t>After Hyperparameter Tuning</w:t>
      </w:r>
    </w:p>
    <w:p w14:paraId="4A2BF79D" w14:textId="77777777" w:rsidR="004C56C9" w:rsidRDefault="004C56C9" w:rsidP="00F651E3">
      <w:pPr>
        <w:pStyle w:val="Heading1"/>
      </w:pPr>
    </w:p>
    <w:tbl>
      <w:tblPr>
        <w:tblStyle w:val="TableGrid"/>
        <w:tblW w:w="9761" w:type="dxa"/>
        <w:tblInd w:w="567" w:type="dxa"/>
        <w:tblLook w:val="04A0" w:firstRow="1" w:lastRow="0" w:firstColumn="1" w:lastColumn="0" w:noHBand="0" w:noVBand="1"/>
      </w:tblPr>
      <w:tblGrid>
        <w:gridCol w:w="2600"/>
        <w:gridCol w:w="1471"/>
        <w:gridCol w:w="1577"/>
        <w:gridCol w:w="1488"/>
        <w:gridCol w:w="1303"/>
        <w:gridCol w:w="1322"/>
      </w:tblGrid>
      <w:tr w:rsidR="001B3C25" w14:paraId="515E7940" w14:textId="77777777" w:rsidTr="003D3D70">
        <w:trPr>
          <w:trHeight w:val="452"/>
        </w:trPr>
        <w:tc>
          <w:tcPr>
            <w:tcW w:w="2600" w:type="dxa"/>
          </w:tcPr>
          <w:p w14:paraId="5DB8F329" w14:textId="77777777" w:rsidR="001B3C25" w:rsidRDefault="001B3C25" w:rsidP="00F651E3">
            <w:pPr>
              <w:pStyle w:val="BodyText"/>
              <w:spacing w:before="8"/>
              <w:rPr>
                <w:b/>
                <w:sz w:val="28"/>
                <w:szCs w:val="28"/>
              </w:rPr>
            </w:pPr>
            <w:r>
              <w:rPr>
                <w:b/>
                <w:sz w:val="28"/>
                <w:szCs w:val="28"/>
              </w:rPr>
              <w:t>Model Name</w:t>
            </w:r>
          </w:p>
        </w:tc>
        <w:tc>
          <w:tcPr>
            <w:tcW w:w="1471" w:type="dxa"/>
          </w:tcPr>
          <w:p w14:paraId="1B555732" w14:textId="77777777" w:rsidR="001B3C25" w:rsidRDefault="001B3C25" w:rsidP="00F651E3">
            <w:pPr>
              <w:pStyle w:val="BodyText"/>
              <w:spacing w:before="8"/>
              <w:rPr>
                <w:b/>
                <w:sz w:val="28"/>
                <w:szCs w:val="28"/>
              </w:rPr>
            </w:pPr>
            <w:r>
              <w:rPr>
                <w:b/>
                <w:sz w:val="28"/>
                <w:szCs w:val="28"/>
              </w:rPr>
              <w:t>Accuracy</w:t>
            </w:r>
          </w:p>
        </w:tc>
        <w:tc>
          <w:tcPr>
            <w:tcW w:w="1577" w:type="dxa"/>
          </w:tcPr>
          <w:p w14:paraId="33FED0D6" w14:textId="77777777" w:rsidR="001B3C25" w:rsidRDefault="001B3C25" w:rsidP="00F651E3">
            <w:pPr>
              <w:pStyle w:val="BodyText"/>
              <w:spacing w:before="8"/>
              <w:rPr>
                <w:b/>
                <w:sz w:val="28"/>
                <w:szCs w:val="28"/>
              </w:rPr>
            </w:pPr>
            <w:r>
              <w:rPr>
                <w:b/>
                <w:sz w:val="28"/>
                <w:szCs w:val="28"/>
              </w:rPr>
              <w:t>Weighted Precision</w:t>
            </w:r>
          </w:p>
        </w:tc>
        <w:tc>
          <w:tcPr>
            <w:tcW w:w="1488" w:type="dxa"/>
          </w:tcPr>
          <w:p w14:paraId="519E7A02" w14:textId="77777777" w:rsidR="001B3C25" w:rsidRDefault="001B3C25" w:rsidP="00F651E3">
            <w:pPr>
              <w:pStyle w:val="BodyText"/>
              <w:spacing w:before="8"/>
              <w:rPr>
                <w:b/>
                <w:sz w:val="28"/>
                <w:szCs w:val="28"/>
              </w:rPr>
            </w:pPr>
            <w:r>
              <w:rPr>
                <w:b/>
                <w:sz w:val="28"/>
                <w:szCs w:val="28"/>
              </w:rPr>
              <w:t>Weighted Recall</w:t>
            </w:r>
          </w:p>
        </w:tc>
        <w:tc>
          <w:tcPr>
            <w:tcW w:w="1303" w:type="dxa"/>
          </w:tcPr>
          <w:p w14:paraId="47BB7784" w14:textId="77777777" w:rsidR="001B3C25" w:rsidRDefault="001B3C25" w:rsidP="00F651E3">
            <w:pPr>
              <w:pStyle w:val="BodyText"/>
              <w:spacing w:before="8"/>
              <w:rPr>
                <w:b/>
                <w:sz w:val="28"/>
                <w:szCs w:val="28"/>
              </w:rPr>
            </w:pPr>
            <w:r>
              <w:rPr>
                <w:b/>
                <w:sz w:val="28"/>
                <w:szCs w:val="28"/>
              </w:rPr>
              <w:t>F1-Score</w:t>
            </w:r>
          </w:p>
        </w:tc>
        <w:tc>
          <w:tcPr>
            <w:tcW w:w="1322" w:type="dxa"/>
          </w:tcPr>
          <w:p w14:paraId="7DE4E628" w14:textId="77777777" w:rsidR="001B3C25" w:rsidRDefault="001B3C25" w:rsidP="00F651E3">
            <w:pPr>
              <w:pStyle w:val="BodyText"/>
              <w:spacing w:before="8"/>
              <w:rPr>
                <w:b/>
                <w:sz w:val="28"/>
                <w:szCs w:val="28"/>
              </w:rPr>
            </w:pPr>
            <w:r>
              <w:rPr>
                <w:b/>
                <w:sz w:val="28"/>
                <w:szCs w:val="28"/>
              </w:rPr>
              <w:t>AUC</w:t>
            </w:r>
          </w:p>
        </w:tc>
      </w:tr>
      <w:tr w:rsidR="001B3C25" w14:paraId="6D4BBCD8" w14:textId="77777777" w:rsidTr="003D3D70">
        <w:trPr>
          <w:trHeight w:val="553"/>
        </w:trPr>
        <w:tc>
          <w:tcPr>
            <w:tcW w:w="2600" w:type="dxa"/>
          </w:tcPr>
          <w:p w14:paraId="305E7BAB" w14:textId="77777777" w:rsidR="001B3C25" w:rsidRPr="003D3D70" w:rsidRDefault="001B3C25" w:rsidP="00F651E3">
            <w:pPr>
              <w:pStyle w:val="BodyText"/>
              <w:spacing w:before="8"/>
              <w:rPr>
                <w:bCs/>
                <w:sz w:val="28"/>
                <w:szCs w:val="28"/>
              </w:rPr>
            </w:pPr>
            <w:r w:rsidRPr="003D3D70">
              <w:rPr>
                <w:bCs/>
                <w:sz w:val="28"/>
                <w:szCs w:val="28"/>
              </w:rPr>
              <w:t>Logistic Regression</w:t>
            </w:r>
          </w:p>
        </w:tc>
        <w:tc>
          <w:tcPr>
            <w:tcW w:w="1471" w:type="dxa"/>
          </w:tcPr>
          <w:p w14:paraId="33BB2CC8" w14:textId="48383EC6" w:rsidR="001B3C25" w:rsidRPr="005D47FE" w:rsidRDefault="008D3D16" w:rsidP="00F651E3">
            <w:pPr>
              <w:pStyle w:val="BodyText"/>
              <w:spacing w:before="8"/>
              <w:rPr>
                <w:bCs/>
                <w:sz w:val="28"/>
                <w:szCs w:val="28"/>
              </w:rPr>
            </w:pPr>
            <w:r>
              <w:rPr>
                <w:bCs/>
                <w:sz w:val="28"/>
                <w:szCs w:val="28"/>
              </w:rPr>
              <w:t>88.16</w:t>
            </w:r>
          </w:p>
        </w:tc>
        <w:tc>
          <w:tcPr>
            <w:tcW w:w="1577" w:type="dxa"/>
          </w:tcPr>
          <w:p w14:paraId="2EB1D072" w14:textId="4F105CCA" w:rsidR="001B3C25" w:rsidRPr="005D47FE" w:rsidRDefault="00F40FA7" w:rsidP="00F651E3">
            <w:pPr>
              <w:pStyle w:val="BodyText"/>
              <w:spacing w:before="8"/>
              <w:rPr>
                <w:bCs/>
                <w:sz w:val="28"/>
                <w:szCs w:val="28"/>
              </w:rPr>
            </w:pPr>
            <w:r>
              <w:rPr>
                <w:bCs/>
                <w:sz w:val="28"/>
                <w:szCs w:val="28"/>
              </w:rPr>
              <w:t>86.86</w:t>
            </w:r>
          </w:p>
        </w:tc>
        <w:tc>
          <w:tcPr>
            <w:tcW w:w="1488" w:type="dxa"/>
          </w:tcPr>
          <w:p w14:paraId="76966C71" w14:textId="45D945FB" w:rsidR="001B3C25" w:rsidRPr="005D47FE" w:rsidRDefault="00F40FA7" w:rsidP="00F651E3">
            <w:pPr>
              <w:pStyle w:val="BodyText"/>
              <w:spacing w:before="8"/>
              <w:rPr>
                <w:bCs/>
                <w:sz w:val="28"/>
                <w:szCs w:val="28"/>
              </w:rPr>
            </w:pPr>
            <w:r>
              <w:rPr>
                <w:bCs/>
                <w:sz w:val="28"/>
                <w:szCs w:val="28"/>
              </w:rPr>
              <w:t>88.16</w:t>
            </w:r>
          </w:p>
        </w:tc>
        <w:tc>
          <w:tcPr>
            <w:tcW w:w="1303" w:type="dxa"/>
          </w:tcPr>
          <w:p w14:paraId="03CB32C0" w14:textId="6B81F969" w:rsidR="001B3C25" w:rsidRPr="005D47FE" w:rsidRDefault="00F40FA7" w:rsidP="00F651E3">
            <w:pPr>
              <w:pStyle w:val="BodyText"/>
              <w:spacing w:before="8"/>
              <w:rPr>
                <w:bCs/>
                <w:sz w:val="28"/>
                <w:szCs w:val="28"/>
              </w:rPr>
            </w:pPr>
            <w:r>
              <w:rPr>
                <w:bCs/>
                <w:sz w:val="28"/>
                <w:szCs w:val="28"/>
              </w:rPr>
              <w:t>85.57</w:t>
            </w:r>
          </w:p>
        </w:tc>
        <w:tc>
          <w:tcPr>
            <w:tcW w:w="1322" w:type="dxa"/>
          </w:tcPr>
          <w:p w14:paraId="2566A16E" w14:textId="77777777" w:rsidR="001B3C25" w:rsidRPr="005D47FE" w:rsidRDefault="001B3C25" w:rsidP="00F651E3">
            <w:pPr>
              <w:pStyle w:val="BodyText"/>
              <w:spacing w:before="8"/>
              <w:rPr>
                <w:bCs/>
                <w:sz w:val="28"/>
                <w:szCs w:val="28"/>
              </w:rPr>
            </w:pPr>
            <w:r w:rsidRPr="005D47FE">
              <w:rPr>
                <w:bCs/>
                <w:sz w:val="28"/>
                <w:szCs w:val="28"/>
              </w:rPr>
              <w:t>0.</w:t>
            </w:r>
            <w:r>
              <w:rPr>
                <w:bCs/>
                <w:sz w:val="28"/>
                <w:szCs w:val="28"/>
              </w:rPr>
              <w:t>79</w:t>
            </w:r>
          </w:p>
        </w:tc>
      </w:tr>
      <w:tr w:rsidR="001B3C25" w14:paraId="522B13A9" w14:textId="77777777" w:rsidTr="003D3D70">
        <w:trPr>
          <w:trHeight w:val="358"/>
        </w:trPr>
        <w:tc>
          <w:tcPr>
            <w:tcW w:w="2600" w:type="dxa"/>
          </w:tcPr>
          <w:p w14:paraId="0D989A0A" w14:textId="77777777" w:rsidR="001B3C25" w:rsidRPr="003D3D70" w:rsidRDefault="001B3C25" w:rsidP="00F651E3">
            <w:pPr>
              <w:pStyle w:val="BodyText"/>
              <w:spacing w:before="8"/>
              <w:rPr>
                <w:bCs/>
                <w:sz w:val="28"/>
                <w:szCs w:val="28"/>
              </w:rPr>
            </w:pPr>
            <w:r w:rsidRPr="003D3D70">
              <w:rPr>
                <w:bCs/>
                <w:sz w:val="28"/>
                <w:szCs w:val="28"/>
              </w:rPr>
              <w:t>Decision Tree</w:t>
            </w:r>
          </w:p>
        </w:tc>
        <w:tc>
          <w:tcPr>
            <w:tcW w:w="1471" w:type="dxa"/>
          </w:tcPr>
          <w:p w14:paraId="325A36F1" w14:textId="6DE1DFA8" w:rsidR="001B3C25" w:rsidRPr="005D47FE" w:rsidRDefault="001B3C25" w:rsidP="00F651E3">
            <w:pPr>
              <w:pStyle w:val="BodyText"/>
              <w:spacing w:before="8"/>
              <w:rPr>
                <w:bCs/>
                <w:sz w:val="28"/>
                <w:szCs w:val="28"/>
              </w:rPr>
            </w:pPr>
            <w:r w:rsidRPr="005D47FE">
              <w:rPr>
                <w:bCs/>
                <w:sz w:val="28"/>
                <w:szCs w:val="28"/>
              </w:rPr>
              <w:t>8</w:t>
            </w:r>
            <w:r>
              <w:rPr>
                <w:bCs/>
                <w:sz w:val="28"/>
                <w:szCs w:val="28"/>
              </w:rPr>
              <w:t>3.</w:t>
            </w:r>
            <w:r w:rsidR="00876DAB">
              <w:rPr>
                <w:bCs/>
                <w:sz w:val="28"/>
                <w:szCs w:val="28"/>
              </w:rPr>
              <w:t>67</w:t>
            </w:r>
          </w:p>
        </w:tc>
        <w:tc>
          <w:tcPr>
            <w:tcW w:w="1577" w:type="dxa"/>
          </w:tcPr>
          <w:p w14:paraId="49FA9610" w14:textId="1D82F8B9" w:rsidR="001B3C25" w:rsidRPr="005D47FE" w:rsidRDefault="00876DAB" w:rsidP="00F651E3">
            <w:pPr>
              <w:pStyle w:val="BodyText"/>
              <w:spacing w:before="8"/>
              <w:rPr>
                <w:bCs/>
                <w:sz w:val="28"/>
                <w:szCs w:val="28"/>
              </w:rPr>
            </w:pPr>
            <w:r>
              <w:rPr>
                <w:bCs/>
                <w:sz w:val="28"/>
                <w:szCs w:val="28"/>
              </w:rPr>
              <w:t>81.68</w:t>
            </w:r>
          </w:p>
        </w:tc>
        <w:tc>
          <w:tcPr>
            <w:tcW w:w="1488" w:type="dxa"/>
          </w:tcPr>
          <w:p w14:paraId="2D5BCDD6" w14:textId="63AB3053" w:rsidR="001B3C25" w:rsidRPr="005D47FE" w:rsidRDefault="001B3C25" w:rsidP="00F651E3">
            <w:pPr>
              <w:pStyle w:val="BodyText"/>
              <w:spacing w:before="8"/>
              <w:rPr>
                <w:bCs/>
                <w:sz w:val="28"/>
                <w:szCs w:val="28"/>
              </w:rPr>
            </w:pPr>
            <w:r w:rsidRPr="005D47FE">
              <w:rPr>
                <w:bCs/>
                <w:sz w:val="28"/>
                <w:szCs w:val="28"/>
              </w:rPr>
              <w:t>8</w:t>
            </w:r>
            <w:r>
              <w:rPr>
                <w:bCs/>
                <w:sz w:val="28"/>
                <w:szCs w:val="28"/>
              </w:rPr>
              <w:t>3.</w:t>
            </w:r>
            <w:r w:rsidR="00876DAB">
              <w:rPr>
                <w:bCs/>
                <w:sz w:val="28"/>
                <w:szCs w:val="28"/>
              </w:rPr>
              <w:t>67</w:t>
            </w:r>
          </w:p>
        </w:tc>
        <w:tc>
          <w:tcPr>
            <w:tcW w:w="1303" w:type="dxa"/>
          </w:tcPr>
          <w:p w14:paraId="35F46568" w14:textId="484C3FC3" w:rsidR="001B3C25" w:rsidRPr="005D47FE" w:rsidRDefault="001B3C25" w:rsidP="00F651E3">
            <w:pPr>
              <w:pStyle w:val="BodyText"/>
              <w:spacing w:before="8"/>
              <w:rPr>
                <w:bCs/>
                <w:sz w:val="28"/>
                <w:szCs w:val="28"/>
              </w:rPr>
            </w:pPr>
            <w:r w:rsidRPr="005D47FE">
              <w:rPr>
                <w:bCs/>
                <w:sz w:val="28"/>
                <w:szCs w:val="28"/>
              </w:rPr>
              <w:t>8</w:t>
            </w:r>
            <w:r w:rsidR="00876DAB">
              <w:rPr>
                <w:bCs/>
                <w:sz w:val="28"/>
                <w:szCs w:val="28"/>
              </w:rPr>
              <w:t>2.50</w:t>
            </w:r>
          </w:p>
        </w:tc>
        <w:tc>
          <w:tcPr>
            <w:tcW w:w="1322" w:type="dxa"/>
          </w:tcPr>
          <w:p w14:paraId="7BE31860" w14:textId="77777777" w:rsidR="001B3C25" w:rsidRPr="005D47FE" w:rsidRDefault="001B3C25" w:rsidP="00F651E3">
            <w:pPr>
              <w:pStyle w:val="BodyText"/>
              <w:spacing w:before="8"/>
              <w:rPr>
                <w:bCs/>
                <w:sz w:val="28"/>
                <w:szCs w:val="28"/>
              </w:rPr>
            </w:pPr>
            <w:r w:rsidRPr="005D47FE">
              <w:rPr>
                <w:bCs/>
                <w:sz w:val="28"/>
                <w:szCs w:val="28"/>
              </w:rPr>
              <w:t>0.</w:t>
            </w:r>
            <w:r>
              <w:rPr>
                <w:bCs/>
                <w:sz w:val="28"/>
                <w:szCs w:val="28"/>
              </w:rPr>
              <w:t>35</w:t>
            </w:r>
          </w:p>
        </w:tc>
      </w:tr>
      <w:tr w:rsidR="001B3C25" w14:paraId="1BC4B2A9" w14:textId="77777777" w:rsidTr="003D3D70">
        <w:trPr>
          <w:trHeight w:val="321"/>
        </w:trPr>
        <w:tc>
          <w:tcPr>
            <w:tcW w:w="2600" w:type="dxa"/>
          </w:tcPr>
          <w:p w14:paraId="599E0CBD" w14:textId="77777777" w:rsidR="001B3C25" w:rsidRPr="003D3D70" w:rsidRDefault="001B3C25" w:rsidP="00F651E3">
            <w:pPr>
              <w:pStyle w:val="BodyText"/>
              <w:spacing w:before="8"/>
              <w:rPr>
                <w:bCs/>
                <w:sz w:val="28"/>
                <w:szCs w:val="28"/>
              </w:rPr>
            </w:pPr>
            <w:r w:rsidRPr="003D3D70">
              <w:rPr>
                <w:bCs/>
                <w:sz w:val="28"/>
                <w:szCs w:val="28"/>
              </w:rPr>
              <w:t>Random Forest</w:t>
            </w:r>
          </w:p>
        </w:tc>
        <w:tc>
          <w:tcPr>
            <w:tcW w:w="1471" w:type="dxa"/>
          </w:tcPr>
          <w:p w14:paraId="1F5BA067" w14:textId="75FECA4D" w:rsidR="001B3C25" w:rsidRPr="005D47FE" w:rsidRDefault="001B3C25" w:rsidP="00F651E3">
            <w:pPr>
              <w:pStyle w:val="BodyText"/>
              <w:spacing w:before="8"/>
              <w:rPr>
                <w:bCs/>
                <w:sz w:val="28"/>
                <w:szCs w:val="28"/>
              </w:rPr>
            </w:pPr>
            <w:r>
              <w:rPr>
                <w:bCs/>
                <w:sz w:val="28"/>
                <w:szCs w:val="28"/>
              </w:rPr>
              <w:t>8</w:t>
            </w:r>
            <w:r w:rsidR="000704DF">
              <w:rPr>
                <w:bCs/>
                <w:sz w:val="28"/>
                <w:szCs w:val="28"/>
              </w:rPr>
              <w:t>7.75</w:t>
            </w:r>
          </w:p>
        </w:tc>
        <w:tc>
          <w:tcPr>
            <w:tcW w:w="1577" w:type="dxa"/>
          </w:tcPr>
          <w:p w14:paraId="19255EEB" w14:textId="4B974358" w:rsidR="001B3C25" w:rsidRPr="005D47FE" w:rsidRDefault="001B3C25" w:rsidP="00F651E3">
            <w:pPr>
              <w:pStyle w:val="BodyText"/>
              <w:spacing w:before="8"/>
              <w:rPr>
                <w:bCs/>
                <w:sz w:val="28"/>
                <w:szCs w:val="28"/>
              </w:rPr>
            </w:pPr>
            <w:r>
              <w:rPr>
                <w:bCs/>
                <w:sz w:val="28"/>
                <w:szCs w:val="28"/>
              </w:rPr>
              <w:t>8</w:t>
            </w:r>
            <w:r w:rsidR="000704DF">
              <w:rPr>
                <w:bCs/>
                <w:sz w:val="28"/>
                <w:szCs w:val="28"/>
              </w:rPr>
              <w:t>6.21</w:t>
            </w:r>
          </w:p>
        </w:tc>
        <w:tc>
          <w:tcPr>
            <w:tcW w:w="1488" w:type="dxa"/>
          </w:tcPr>
          <w:p w14:paraId="49B72C7F" w14:textId="1D1411DA" w:rsidR="001B3C25" w:rsidRPr="005D47FE" w:rsidRDefault="001B3C25" w:rsidP="00F651E3">
            <w:pPr>
              <w:pStyle w:val="BodyText"/>
              <w:spacing w:before="8"/>
              <w:rPr>
                <w:bCs/>
                <w:sz w:val="28"/>
                <w:szCs w:val="28"/>
              </w:rPr>
            </w:pPr>
            <w:r>
              <w:rPr>
                <w:bCs/>
                <w:sz w:val="28"/>
                <w:szCs w:val="28"/>
              </w:rPr>
              <w:t>8</w:t>
            </w:r>
            <w:r w:rsidR="000704DF">
              <w:rPr>
                <w:bCs/>
                <w:sz w:val="28"/>
                <w:szCs w:val="28"/>
              </w:rPr>
              <w:t>7.75</w:t>
            </w:r>
          </w:p>
        </w:tc>
        <w:tc>
          <w:tcPr>
            <w:tcW w:w="1303" w:type="dxa"/>
          </w:tcPr>
          <w:p w14:paraId="1332D6C9" w14:textId="74FBA684" w:rsidR="001B3C25" w:rsidRPr="005D47FE" w:rsidRDefault="001B3C25" w:rsidP="00F651E3">
            <w:pPr>
              <w:pStyle w:val="BodyText"/>
              <w:spacing w:before="8"/>
              <w:rPr>
                <w:bCs/>
                <w:sz w:val="28"/>
                <w:szCs w:val="28"/>
              </w:rPr>
            </w:pPr>
            <w:r>
              <w:rPr>
                <w:bCs/>
                <w:sz w:val="28"/>
                <w:szCs w:val="28"/>
              </w:rPr>
              <w:t>8</w:t>
            </w:r>
            <w:r w:rsidR="000704DF">
              <w:rPr>
                <w:bCs/>
                <w:sz w:val="28"/>
                <w:szCs w:val="28"/>
              </w:rPr>
              <w:t>4.89</w:t>
            </w:r>
          </w:p>
        </w:tc>
        <w:tc>
          <w:tcPr>
            <w:tcW w:w="1322" w:type="dxa"/>
          </w:tcPr>
          <w:p w14:paraId="20669DE9" w14:textId="2D7CF238" w:rsidR="001B3C25" w:rsidRPr="005D47FE" w:rsidRDefault="001B3C25" w:rsidP="00F651E3">
            <w:pPr>
              <w:pStyle w:val="BodyText"/>
              <w:spacing w:before="8"/>
              <w:rPr>
                <w:bCs/>
                <w:sz w:val="28"/>
                <w:szCs w:val="28"/>
              </w:rPr>
            </w:pPr>
            <w:r w:rsidRPr="005D47FE">
              <w:rPr>
                <w:bCs/>
                <w:sz w:val="28"/>
                <w:szCs w:val="28"/>
              </w:rPr>
              <w:t>0.</w:t>
            </w:r>
            <w:r w:rsidR="00F40FA7">
              <w:rPr>
                <w:bCs/>
                <w:sz w:val="28"/>
                <w:szCs w:val="28"/>
              </w:rPr>
              <w:t>80</w:t>
            </w:r>
          </w:p>
        </w:tc>
      </w:tr>
    </w:tbl>
    <w:p w14:paraId="61A4FE06" w14:textId="77777777" w:rsidR="001B3C25" w:rsidRDefault="001B3C25" w:rsidP="00F651E3">
      <w:pPr>
        <w:pStyle w:val="BodyText"/>
        <w:spacing w:before="8"/>
        <w:rPr>
          <w:b/>
          <w:sz w:val="28"/>
          <w:szCs w:val="28"/>
        </w:rPr>
      </w:pPr>
    </w:p>
    <w:p w14:paraId="73161984" w14:textId="77777777" w:rsidR="001B3C25" w:rsidRDefault="001B3C25" w:rsidP="00E03892">
      <w:pPr>
        <w:pStyle w:val="BodyText"/>
        <w:spacing w:before="8"/>
        <w:rPr>
          <w:b/>
          <w:sz w:val="28"/>
          <w:szCs w:val="28"/>
        </w:rPr>
      </w:pPr>
    </w:p>
    <w:p w14:paraId="06E6CC9E" w14:textId="77777777" w:rsidR="00937222" w:rsidRDefault="00937222" w:rsidP="00A13804">
      <w:pPr>
        <w:pStyle w:val="Heading1"/>
        <w:rPr>
          <w:u w:val="single"/>
        </w:rPr>
      </w:pPr>
    </w:p>
    <w:p w14:paraId="516A015C" w14:textId="6EE1972F" w:rsidR="00CC51B6" w:rsidRDefault="00E03892" w:rsidP="00CC51B6">
      <w:pPr>
        <w:pStyle w:val="Heading1"/>
        <w:rPr>
          <w:u w:val="single"/>
        </w:rPr>
      </w:pPr>
      <w:r w:rsidRPr="00E03892">
        <w:rPr>
          <w:u w:val="single"/>
        </w:rPr>
        <w:t>ANALYTICS FINDINGS</w:t>
      </w:r>
    </w:p>
    <w:p w14:paraId="3786E265" w14:textId="77777777" w:rsidR="00F01316" w:rsidRDefault="00F01316" w:rsidP="00F01316">
      <w:pPr>
        <w:pStyle w:val="BodyText"/>
      </w:pPr>
    </w:p>
    <w:p w14:paraId="2329D22F" w14:textId="43F674DE" w:rsidR="0075475E" w:rsidRDefault="00F01316" w:rsidP="00F01316">
      <w:pPr>
        <w:pStyle w:val="BodyText"/>
        <w:rPr>
          <w:sz w:val="28"/>
          <w:szCs w:val="28"/>
        </w:rPr>
      </w:pPr>
      <w:r w:rsidRPr="00F01316">
        <w:rPr>
          <w:sz w:val="28"/>
          <w:szCs w:val="28"/>
        </w:rPr>
        <w:t xml:space="preserve">Before </w:t>
      </w:r>
      <w:proofErr w:type="spellStart"/>
      <w:r w:rsidRPr="00F01316">
        <w:rPr>
          <w:sz w:val="28"/>
          <w:szCs w:val="28"/>
        </w:rPr>
        <w:t>Hyperparamter</w:t>
      </w:r>
      <w:proofErr w:type="spellEnd"/>
      <w:r w:rsidRPr="00F01316">
        <w:rPr>
          <w:sz w:val="28"/>
          <w:szCs w:val="28"/>
        </w:rPr>
        <w:t xml:space="preserve"> Tuning</w:t>
      </w:r>
      <w:r>
        <w:rPr>
          <w:sz w:val="28"/>
          <w:szCs w:val="28"/>
        </w:rPr>
        <w:t>:</w:t>
      </w:r>
    </w:p>
    <w:p w14:paraId="2D969CCF" w14:textId="77777777" w:rsidR="00F01316" w:rsidRPr="00F01316" w:rsidRDefault="00F01316" w:rsidP="00F01316">
      <w:pPr>
        <w:pStyle w:val="BodyText"/>
        <w:rPr>
          <w:sz w:val="28"/>
          <w:szCs w:val="28"/>
        </w:rPr>
      </w:pPr>
    </w:p>
    <w:p w14:paraId="6D669F04" w14:textId="200611A1" w:rsidR="00A17751" w:rsidRDefault="0075475E" w:rsidP="0075475E">
      <w:pPr>
        <w:pStyle w:val="BodyText"/>
        <w:rPr>
          <w:b/>
          <w:bCs/>
          <w:sz w:val="32"/>
          <w:szCs w:val="32"/>
          <w:u w:val="single"/>
        </w:rPr>
      </w:pPr>
      <w:r>
        <w:rPr>
          <w:noProof/>
        </w:rPr>
        <w:drawing>
          <wp:inline distT="0" distB="0" distL="0" distR="0" wp14:anchorId="1381FAA4" wp14:editId="36F36E3E">
            <wp:extent cx="5707380" cy="4424988"/>
            <wp:effectExtent l="0" t="0" r="7620" b="0"/>
            <wp:docPr id="223053918" name="Picture 6" descr="A group of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53918" name="Picture 6" descr="A group of colorful bar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608" cy="4440671"/>
                    </a:xfrm>
                    <a:prstGeom prst="rect">
                      <a:avLst/>
                    </a:prstGeom>
                    <a:noFill/>
                    <a:ln>
                      <a:noFill/>
                    </a:ln>
                  </pic:spPr>
                </pic:pic>
              </a:graphicData>
            </a:graphic>
          </wp:inline>
        </w:drawing>
      </w:r>
    </w:p>
    <w:p w14:paraId="2F221026" w14:textId="381C30BA" w:rsidR="007C6533" w:rsidRDefault="007C6533" w:rsidP="0075475E">
      <w:pPr>
        <w:pStyle w:val="BodyText"/>
        <w:rPr>
          <w:sz w:val="32"/>
          <w:szCs w:val="32"/>
        </w:rPr>
      </w:pPr>
      <w:r w:rsidRPr="007C6533">
        <w:rPr>
          <w:sz w:val="32"/>
          <w:szCs w:val="32"/>
        </w:rPr>
        <w:lastRenderedPageBreak/>
        <w:t xml:space="preserve">After </w:t>
      </w:r>
      <w:proofErr w:type="spellStart"/>
      <w:r w:rsidRPr="007C6533">
        <w:rPr>
          <w:sz w:val="32"/>
          <w:szCs w:val="32"/>
        </w:rPr>
        <w:t>Hyperparameric</w:t>
      </w:r>
      <w:proofErr w:type="spellEnd"/>
      <w:r w:rsidRPr="007C6533">
        <w:rPr>
          <w:sz w:val="32"/>
          <w:szCs w:val="32"/>
        </w:rPr>
        <w:t xml:space="preserve"> Tuning:</w:t>
      </w:r>
    </w:p>
    <w:p w14:paraId="74E711B7" w14:textId="77777777" w:rsidR="007C6533" w:rsidRPr="007C6533" w:rsidRDefault="007C6533" w:rsidP="0075475E">
      <w:pPr>
        <w:pStyle w:val="BodyText"/>
        <w:rPr>
          <w:sz w:val="32"/>
          <w:szCs w:val="32"/>
        </w:rPr>
      </w:pPr>
    </w:p>
    <w:p w14:paraId="338D6032" w14:textId="2F453410" w:rsidR="007C6533" w:rsidRDefault="007C6533" w:rsidP="0075475E">
      <w:pPr>
        <w:pStyle w:val="BodyText"/>
        <w:rPr>
          <w:b/>
          <w:bCs/>
          <w:sz w:val="32"/>
          <w:szCs w:val="32"/>
          <w:u w:val="single"/>
        </w:rPr>
      </w:pPr>
      <w:r>
        <w:rPr>
          <w:noProof/>
        </w:rPr>
        <w:drawing>
          <wp:inline distT="0" distB="0" distL="0" distR="0" wp14:anchorId="7DC0A0A4" wp14:editId="510C22A3">
            <wp:extent cx="6146800" cy="4716145"/>
            <wp:effectExtent l="0" t="0" r="6350" b="8255"/>
            <wp:docPr id="1923147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6800" cy="4716145"/>
                    </a:xfrm>
                    <a:prstGeom prst="rect">
                      <a:avLst/>
                    </a:prstGeom>
                    <a:noFill/>
                    <a:ln>
                      <a:noFill/>
                    </a:ln>
                  </pic:spPr>
                </pic:pic>
              </a:graphicData>
            </a:graphic>
          </wp:inline>
        </w:drawing>
      </w:r>
    </w:p>
    <w:p w14:paraId="4982B592" w14:textId="77777777" w:rsidR="007C6533" w:rsidRPr="00A13804" w:rsidRDefault="007C6533" w:rsidP="0075475E">
      <w:pPr>
        <w:pStyle w:val="BodyText"/>
        <w:rPr>
          <w:b/>
          <w:bCs/>
          <w:sz w:val="32"/>
          <w:szCs w:val="32"/>
          <w:u w:val="single"/>
        </w:rPr>
      </w:pPr>
    </w:p>
    <w:p w14:paraId="2F8FE7E6" w14:textId="77777777" w:rsidR="00A17751" w:rsidRPr="00A17751" w:rsidRDefault="00A17751" w:rsidP="00A17751">
      <w:pPr>
        <w:pStyle w:val="BodyText"/>
        <w:rPr>
          <w:b/>
          <w:bCs/>
          <w:sz w:val="28"/>
          <w:szCs w:val="28"/>
          <w:u w:val="single"/>
        </w:rPr>
      </w:pPr>
      <w:r w:rsidRPr="00A17751">
        <w:rPr>
          <w:sz w:val="28"/>
          <w:szCs w:val="28"/>
        </w:rPr>
        <w:t>Interesting patterns of performance of various machine learning models in</w:t>
      </w:r>
      <w:r w:rsidRPr="00A17751">
        <w:rPr>
          <w:b/>
          <w:bCs/>
          <w:sz w:val="28"/>
          <w:szCs w:val="28"/>
        </w:rPr>
        <w:t xml:space="preserve"> </w:t>
      </w:r>
      <w:r w:rsidRPr="00A17751">
        <w:rPr>
          <w:sz w:val="28"/>
          <w:szCs w:val="28"/>
        </w:rPr>
        <w:t>predicting employee attrition before and after hyperparameter tuning are observed. Logistic Regression is a baseline model that maintains high accuracy and weighted recall in terms of identifying "Stay" and "Leave" classes. Even after hyperparameter tuning, its accuracy is stable with a mild drop from 89.79% to 88.16% but yields better F1-Score and weighted precision, that is, better overall balance regarding class predictions. Its AUC score of 0.79 also indicates great discrimination between the two classes.</w:t>
      </w:r>
    </w:p>
    <w:p w14:paraId="3EC02504" w14:textId="5B51D71E" w:rsidR="00A17751" w:rsidRPr="00375AD2" w:rsidRDefault="00582C4B" w:rsidP="00A17751">
      <w:pPr>
        <w:pStyle w:val="BodyText"/>
        <w:spacing w:before="8"/>
        <w:ind w:left="567"/>
        <w:jc w:val="both"/>
        <w:rPr>
          <w:sz w:val="28"/>
          <w:szCs w:val="28"/>
        </w:rPr>
      </w:pPr>
      <w:r w:rsidRPr="00582C4B">
        <w:rPr>
          <w:sz w:val="28"/>
          <w:szCs w:val="28"/>
        </w:rPr>
        <w:lastRenderedPageBreak/>
        <w:drawing>
          <wp:inline distT="0" distB="0" distL="0" distR="0" wp14:anchorId="6DB689C4" wp14:editId="3F06EC87">
            <wp:extent cx="3209925" cy="2286000"/>
            <wp:effectExtent l="0" t="0" r="9525" b="0"/>
            <wp:docPr id="193899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99045" name=""/>
                    <pic:cNvPicPr/>
                  </pic:nvPicPr>
                  <pic:blipFill>
                    <a:blip r:embed="rId12"/>
                    <a:stretch>
                      <a:fillRect/>
                    </a:stretch>
                  </pic:blipFill>
                  <pic:spPr>
                    <a:xfrm>
                      <a:off x="0" y="0"/>
                      <a:ext cx="3214769" cy="2289450"/>
                    </a:xfrm>
                    <a:prstGeom prst="rect">
                      <a:avLst/>
                    </a:prstGeom>
                  </pic:spPr>
                </pic:pic>
              </a:graphicData>
            </a:graphic>
          </wp:inline>
        </w:drawing>
      </w:r>
    </w:p>
    <w:p w14:paraId="6C58E8B6" w14:textId="77777777" w:rsidR="00A17751" w:rsidRPr="0092198B" w:rsidRDefault="00A17751" w:rsidP="00A17751">
      <w:pPr>
        <w:pStyle w:val="BodyText"/>
        <w:spacing w:before="8"/>
        <w:jc w:val="both"/>
        <w:rPr>
          <w:bCs/>
          <w:sz w:val="28"/>
          <w:szCs w:val="28"/>
        </w:rPr>
      </w:pPr>
      <w:r w:rsidRPr="0092198B">
        <w:rPr>
          <w:bCs/>
          <w:sz w:val="28"/>
          <w:szCs w:val="28"/>
        </w:rPr>
        <w:t>The Decision Tree and the Random Forest models demonstrate the differences that hyperparameter tuning provides in performance. The metrics for the Decision Tree, F1-Score and weighted precision, are marginally improved after tuning, while its AUC score remains low at 0.35, indicating that it cannot cope with complex relationships. The Random Forest model resulted in great gain after the tuning with an AUC value of 0.80 and better weighted precision and recall. This proves that a properly tuned Random Forest is best for handling complex feature interaction.</w:t>
      </w:r>
    </w:p>
    <w:p w14:paraId="29E47B4A" w14:textId="77777777" w:rsidR="00A17751" w:rsidRPr="0092198B" w:rsidRDefault="00A17751" w:rsidP="00A17751">
      <w:pPr>
        <w:pStyle w:val="BodyText"/>
        <w:spacing w:before="8"/>
        <w:ind w:left="567"/>
        <w:jc w:val="both"/>
        <w:rPr>
          <w:bCs/>
          <w:sz w:val="28"/>
          <w:szCs w:val="28"/>
        </w:rPr>
      </w:pPr>
    </w:p>
    <w:p w14:paraId="3D5A9263" w14:textId="77777777" w:rsidR="00A17751" w:rsidRDefault="00A17751" w:rsidP="00A17751">
      <w:pPr>
        <w:pStyle w:val="BodyText"/>
        <w:spacing w:before="8"/>
        <w:jc w:val="both"/>
        <w:rPr>
          <w:bCs/>
          <w:sz w:val="28"/>
          <w:szCs w:val="28"/>
        </w:rPr>
      </w:pPr>
      <w:r w:rsidRPr="0092198B">
        <w:rPr>
          <w:bCs/>
          <w:sz w:val="28"/>
          <w:szCs w:val="28"/>
        </w:rPr>
        <w:t>Lastly, the Gradient Boosting Classifier, having a mediocre performance at the start, was good enough at improving its F1-Score post-tuning for imbalanced predictions. It still had a relatively poorer AUC of 0.74 compared to that of Random Forest. Conclusion: Logistic Regression and Random Forest are the strongest models of this experiment. The model of Logistic Regression has better simplicity and interpretability as compared to the other models of this experiment. The model Random Forest has robust performance, and it is flexible enough to capture fine patterns in the dataset.</w:t>
      </w:r>
    </w:p>
    <w:p w14:paraId="2B227EC7" w14:textId="77777777" w:rsidR="000D2979" w:rsidRDefault="000D2979" w:rsidP="00A17751">
      <w:pPr>
        <w:pStyle w:val="BodyText"/>
        <w:spacing w:before="8"/>
        <w:jc w:val="both"/>
        <w:rPr>
          <w:bCs/>
          <w:sz w:val="28"/>
          <w:szCs w:val="28"/>
        </w:rPr>
      </w:pPr>
    </w:p>
    <w:p w14:paraId="22AEBCA2" w14:textId="1596DD7A" w:rsidR="000D2979" w:rsidRPr="006456D6" w:rsidRDefault="000D2979" w:rsidP="00A17751">
      <w:pPr>
        <w:pStyle w:val="BodyText"/>
        <w:spacing w:before="8"/>
        <w:jc w:val="both"/>
        <w:rPr>
          <w:bCs/>
          <w:sz w:val="28"/>
          <w:szCs w:val="28"/>
          <w:lang w:val="en-IN"/>
        </w:rPr>
      </w:pPr>
      <w:r>
        <w:rPr>
          <w:bCs/>
          <w:sz w:val="28"/>
          <w:szCs w:val="28"/>
        </w:rPr>
        <w:t>The feature importance of the models</w:t>
      </w:r>
      <w:r w:rsidR="006456D6" w:rsidRPr="006456D6">
        <w:rPr>
          <w:lang w:val="en-IN" w:eastAsia="en-IN"/>
        </w:rPr>
        <w:t xml:space="preserve"> </w:t>
      </w:r>
      <w:r w:rsidR="006456D6">
        <w:rPr>
          <w:bCs/>
          <w:sz w:val="28"/>
          <w:szCs w:val="28"/>
          <w:lang w:val="en-IN"/>
        </w:rPr>
        <w:t xml:space="preserve">to </w:t>
      </w:r>
      <w:r w:rsidR="006456D6" w:rsidRPr="006456D6">
        <w:rPr>
          <w:bCs/>
          <w:sz w:val="28"/>
          <w:szCs w:val="28"/>
          <w:lang w:val="en-IN"/>
        </w:rPr>
        <w:t>help</w:t>
      </w:r>
      <w:r w:rsidR="006456D6">
        <w:rPr>
          <w:bCs/>
          <w:sz w:val="28"/>
          <w:szCs w:val="28"/>
          <w:lang w:val="en-IN"/>
        </w:rPr>
        <w:t xml:space="preserve"> us</w:t>
      </w:r>
      <w:r w:rsidR="006456D6" w:rsidRPr="006456D6">
        <w:rPr>
          <w:bCs/>
          <w:sz w:val="28"/>
          <w:szCs w:val="28"/>
          <w:lang w:val="en-IN"/>
        </w:rPr>
        <w:t xml:space="preserve"> understand which factors most influence employee attrition in a model</w:t>
      </w:r>
      <w:r w:rsidR="006456D6">
        <w:rPr>
          <w:bCs/>
          <w:sz w:val="28"/>
          <w:szCs w:val="28"/>
          <w:lang w:val="en-IN"/>
        </w:rPr>
        <w:t>:</w:t>
      </w:r>
    </w:p>
    <w:p w14:paraId="4150C6F8" w14:textId="53AF8BF4" w:rsidR="000D2979" w:rsidRDefault="000D2979" w:rsidP="00A17751">
      <w:pPr>
        <w:pStyle w:val="BodyText"/>
        <w:spacing w:before="8"/>
        <w:jc w:val="both"/>
        <w:rPr>
          <w:bCs/>
          <w:sz w:val="28"/>
          <w:szCs w:val="28"/>
        </w:rPr>
      </w:pPr>
      <w:r>
        <w:rPr>
          <w:noProof/>
        </w:rPr>
        <w:lastRenderedPageBreak/>
        <w:drawing>
          <wp:inline distT="0" distB="0" distL="0" distR="0" wp14:anchorId="2BC4F14D" wp14:editId="381A3E10">
            <wp:extent cx="5654040" cy="3096288"/>
            <wp:effectExtent l="0" t="0" r="3810" b="8890"/>
            <wp:docPr id="7592026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6600" cy="3103166"/>
                    </a:xfrm>
                    <a:prstGeom prst="rect">
                      <a:avLst/>
                    </a:prstGeom>
                    <a:noFill/>
                    <a:ln>
                      <a:noFill/>
                    </a:ln>
                  </pic:spPr>
                </pic:pic>
              </a:graphicData>
            </a:graphic>
          </wp:inline>
        </w:drawing>
      </w:r>
    </w:p>
    <w:p w14:paraId="06BD6A3D" w14:textId="08267ABD" w:rsidR="006D6DEA" w:rsidRDefault="006D6DEA" w:rsidP="00A17751">
      <w:pPr>
        <w:pStyle w:val="BodyText"/>
        <w:spacing w:before="8"/>
        <w:jc w:val="both"/>
        <w:rPr>
          <w:bCs/>
          <w:sz w:val="28"/>
          <w:szCs w:val="28"/>
        </w:rPr>
      </w:pPr>
      <w:r>
        <w:rPr>
          <w:noProof/>
        </w:rPr>
        <w:drawing>
          <wp:inline distT="0" distB="0" distL="0" distR="0" wp14:anchorId="3046A604" wp14:editId="2C0DDA46">
            <wp:extent cx="5280660" cy="2891816"/>
            <wp:effectExtent l="0" t="0" r="0" b="3810"/>
            <wp:docPr id="728494138" name="Picture 9" descr="A graph of a for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94138" name="Picture 9" descr="A graph of a fores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9997" cy="2896929"/>
                    </a:xfrm>
                    <a:prstGeom prst="rect">
                      <a:avLst/>
                    </a:prstGeom>
                    <a:noFill/>
                    <a:ln>
                      <a:noFill/>
                    </a:ln>
                  </pic:spPr>
                </pic:pic>
              </a:graphicData>
            </a:graphic>
          </wp:inline>
        </w:drawing>
      </w:r>
    </w:p>
    <w:p w14:paraId="066DC59D" w14:textId="3E90B26F" w:rsidR="006D6DEA" w:rsidRDefault="00DA28B3" w:rsidP="00A17751">
      <w:pPr>
        <w:pStyle w:val="BodyText"/>
        <w:spacing w:before="8"/>
        <w:jc w:val="both"/>
        <w:rPr>
          <w:bCs/>
          <w:sz w:val="28"/>
          <w:szCs w:val="28"/>
        </w:rPr>
      </w:pPr>
      <w:r>
        <w:rPr>
          <w:noProof/>
        </w:rPr>
        <w:lastRenderedPageBreak/>
        <w:drawing>
          <wp:inline distT="0" distB="0" distL="0" distR="0" wp14:anchorId="25BFC005" wp14:editId="02E5F4AA">
            <wp:extent cx="5217997" cy="2857500"/>
            <wp:effectExtent l="0" t="0" r="1905" b="0"/>
            <wp:docPr id="1265813225" name="Picture 10"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13225" name="Picture 10" descr="A graph with blue and white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918" cy="2858552"/>
                    </a:xfrm>
                    <a:prstGeom prst="rect">
                      <a:avLst/>
                    </a:prstGeom>
                    <a:noFill/>
                    <a:ln>
                      <a:noFill/>
                    </a:ln>
                  </pic:spPr>
                </pic:pic>
              </a:graphicData>
            </a:graphic>
          </wp:inline>
        </w:drawing>
      </w:r>
    </w:p>
    <w:p w14:paraId="54C83969" w14:textId="77777777" w:rsidR="00AD24C0" w:rsidRDefault="00AD24C0" w:rsidP="00A17751">
      <w:pPr>
        <w:pStyle w:val="BodyText"/>
        <w:spacing w:before="8"/>
        <w:jc w:val="both"/>
        <w:rPr>
          <w:bCs/>
          <w:sz w:val="28"/>
          <w:szCs w:val="28"/>
        </w:rPr>
      </w:pPr>
    </w:p>
    <w:p w14:paraId="1DA8EF76" w14:textId="5DD5796B" w:rsidR="00AD24C0" w:rsidRDefault="00AD24C0" w:rsidP="00AD24C0">
      <w:pPr>
        <w:pStyle w:val="Heading1"/>
      </w:pPr>
      <w:r>
        <w:t>EDA Insights</w:t>
      </w:r>
    </w:p>
    <w:p w14:paraId="2EA2167C" w14:textId="212BE182" w:rsidR="00AD24C0" w:rsidRDefault="007B398C" w:rsidP="00211EF5">
      <w:pPr>
        <w:pStyle w:val="BodyText"/>
      </w:pPr>
      <w:r>
        <w:rPr>
          <w:noProof/>
        </w:rPr>
        <w:drawing>
          <wp:inline distT="0" distB="0" distL="0" distR="0" wp14:anchorId="28220F2C" wp14:editId="07ACC679">
            <wp:extent cx="6146800" cy="4093210"/>
            <wp:effectExtent l="0" t="0" r="6350" b="2540"/>
            <wp:docPr id="4593811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6800" cy="4093210"/>
                    </a:xfrm>
                    <a:prstGeom prst="rect">
                      <a:avLst/>
                    </a:prstGeom>
                    <a:noFill/>
                    <a:ln>
                      <a:noFill/>
                    </a:ln>
                  </pic:spPr>
                </pic:pic>
              </a:graphicData>
            </a:graphic>
          </wp:inline>
        </w:drawing>
      </w:r>
    </w:p>
    <w:p w14:paraId="60D8AC54" w14:textId="7E2789A5" w:rsidR="008413AA" w:rsidRDefault="008413AA" w:rsidP="00211EF5">
      <w:pPr>
        <w:pStyle w:val="BodyText"/>
      </w:pPr>
      <w:r>
        <w:rPr>
          <w:noProof/>
        </w:rPr>
        <w:lastRenderedPageBreak/>
        <w:drawing>
          <wp:inline distT="0" distB="0" distL="0" distR="0" wp14:anchorId="74AAB320" wp14:editId="056A838B">
            <wp:extent cx="6690360" cy="6699345"/>
            <wp:effectExtent l="0" t="0" r="0" b="6350"/>
            <wp:docPr id="13995226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00214" cy="6709212"/>
                    </a:xfrm>
                    <a:prstGeom prst="rect">
                      <a:avLst/>
                    </a:prstGeom>
                    <a:noFill/>
                    <a:ln>
                      <a:noFill/>
                    </a:ln>
                  </pic:spPr>
                </pic:pic>
              </a:graphicData>
            </a:graphic>
          </wp:inline>
        </w:drawing>
      </w:r>
    </w:p>
    <w:p w14:paraId="7AF04A1D" w14:textId="77777777" w:rsidR="008413AA" w:rsidRDefault="008413AA" w:rsidP="008631F6">
      <w:pPr>
        <w:pStyle w:val="BodyText"/>
        <w:rPr>
          <w:lang w:val="en-IN"/>
        </w:rPr>
      </w:pPr>
    </w:p>
    <w:p w14:paraId="73DE76DE" w14:textId="67AD35A8" w:rsidR="00E643DC" w:rsidRDefault="008631F6" w:rsidP="008631F6">
      <w:pPr>
        <w:pStyle w:val="BodyText"/>
        <w:rPr>
          <w:lang w:val="en-IN"/>
        </w:rPr>
      </w:pPr>
      <w:r w:rsidRPr="008631F6">
        <w:rPr>
          <w:lang w:val="en-IN"/>
        </w:rPr>
        <w:t xml:space="preserve">The distribution of different numerical columns in </w:t>
      </w:r>
      <w:r>
        <w:rPr>
          <w:lang w:val="en-IN"/>
        </w:rPr>
        <w:t xml:space="preserve">the </w:t>
      </w:r>
      <w:r w:rsidRPr="008631F6">
        <w:rPr>
          <w:lang w:val="en-IN"/>
        </w:rPr>
        <w:t xml:space="preserve">dataset is visually summarized by the histograms. </w:t>
      </w:r>
      <w:r w:rsidR="00E643DC">
        <w:rPr>
          <w:lang w:val="en-IN"/>
        </w:rPr>
        <w:t>S</w:t>
      </w:r>
      <w:r w:rsidRPr="008631F6">
        <w:rPr>
          <w:lang w:val="en-IN"/>
        </w:rPr>
        <w:t>ome important observations:</w:t>
      </w:r>
    </w:p>
    <w:p w14:paraId="59DDF720" w14:textId="77777777" w:rsidR="006C3A5D" w:rsidRDefault="008631F6" w:rsidP="008631F6">
      <w:pPr>
        <w:pStyle w:val="BodyText"/>
        <w:rPr>
          <w:lang w:val="en-IN"/>
        </w:rPr>
      </w:pPr>
      <w:r w:rsidRPr="008631F6">
        <w:rPr>
          <w:lang w:val="en-IN"/>
        </w:rPr>
        <w:br/>
        <w:t>The majority of staff members are in their 30s to 40s.</w:t>
      </w:r>
      <w:r w:rsidRPr="008631F6">
        <w:rPr>
          <w:lang w:val="en-IN"/>
        </w:rPr>
        <w:br/>
        <w:t>The rate is dispersed evenly each day.</w:t>
      </w:r>
      <w:r w:rsidRPr="008631F6">
        <w:rPr>
          <w:lang w:val="en-IN"/>
        </w:rPr>
        <w:br/>
      </w:r>
      <w:r w:rsidRPr="008631F6">
        <w:rPr>
          <w:lang w:val="en-IN"/>
        </w:rPr>
        <w:lastRenderedPageBreak/>
        <w:t>After ten units of distance, there is a noticeable decline in the number of employees who reside far from their place of employment.</w:t>
      </w:r>
      <w:r w:rsidRPr="008631F6">
        <w:rPr>
          <w:lang w:val="en-IN"/>
        </w:rPr>
        <w:br/>
        <w:t>Most workers have a third or fourth-level education.</w:t>
      </w:r>
      <w:r w:rsidRPr="008631F6">
        <w:rPr>
          <w:lang w:val="en-IN"/>
        </w:rPr>
        <w:br/>
        <w:t>The majority of workers give their surroundings a score of three or four.</w:t>
      </w:r>
      <w:r w:rsidRPr="008631F6">
        <w:rPr>
          <w:lang w:val="en-IN"/>
        </w:rPr>
        <w:br/>
        <w:t>There is a uniform distribution of the hourly rate.</w:t>
      </w:r>
      <w:r w:rsidRPr="008631F6">
        <w:rPr>
          <w:lang w:val="en-IN"/>
        </w:rPr>
        <w:br/>
        <w:t>The majority of workers have a job participation score of three or four.</w:t>
      </w:r>
    </w:p>
    <w:p w14:paraId="7BC920EE" w14:textId="335E6689" w:rsidR="008631F6" w:rsidRPr="008631F6" w:rsidRDefault="008631F6" w:rsidP="008631F6">
      <w:pPr>
        <w:pStyle w:val="BodyText"/>
        <w:rPr>
          <w:lang w:val="en-IN"/>
        </w:rPr>
      </w:pPr>
      <w:r w:rsidRPr="008631F6">
        <w:rPr>
          <w:lang w:val="en-IN"/>
        </w:rPr>
        <w:t>The majority of workers give their jobs a score of three or four.</w:t>
      </w:r>
    </w:p>
    <w:p w14:paraId="02BE4DF4" w14:textId="6BAC8A10" w:rsidR="00334DC5" w:rsidRDefault="00334DC5" w:rsidP="00334DC5">
      <w:pPr>
        <w:pStyle w:val="BodyText"/>
        <w:rPr>
          <w:lang w:val="en-IN"/>
        </w:rPr>
      </w:pPr>
      <w:r w:rsidRPr="00334DC5">
        <w:rPr>
          <w:lang w:val="en-IN"/>
        </w:rPr>
        <w:t>The majority of employees earn between 5,000 and 10,000 units per month, indicating a right-skewed distribution</w:t>
      </w:r>
      <w:r w:rsidR="00776D42">
        <w:rPr>
          <w:lang w:val="en-IN"/>
        </w:rPr>
        <w:t>.</w:t>
      </w:r>
      <w:r w:rsidRPr="00334DC5">
        <w:rPr>
          <w:lang w:val="en-IN"/>
        </w:rPr>
        <w:t xml:space="preserve"> There is a uniform distribution of the monthly rate.</w:t>
      </w:r>
    </w:p>
    <w:p w14:paraId="32F33058" w14:textId="4C926B76" w:rsidR="00B8506B" w:rsidRDefault="00B8506B" w:rsidP="00B8506B">
      <w:pPr>
        <w:pStyle w:val="BodyText"/>
        <w:rPr>
          <w:lang w:val="en-IN"/>
        </w:rPr>
      </w:pPr>
      <w:r w:rsidRPr="00B8506B">
        <w:rPr>
          <w:lang w:val="en-IN"/>
        </w:rPr>
        <w:t>There is a uniform distribution of the monthly rate.</w:t>
      </w:r>
      <w:r w:rsidRPr="00B8506B">
        <w:rPr>
          <w:lang w:val="en-IN"/>
        </w:rPr>
        <w:br/>
        <w:t>The majority of employees have worked for one or two companies.</w:t>
      </w:r>
      <w:r w:rsidRPr="00B8506B">
        <w:rPr>
          <w:lang w:val="en-IN"/>
        </w:rPr>
        <w:br/>
        <w:t>The majority of workers saw pay increases of 11% to 15%.</w:t>
      </w:r>
      <w:r w:rsidRPr="00B8506B">
        <w:rPr>
          <w:lang w:val="en-IN"/>
        </w:rPr>
        <w:br/>
        <w:t>The majority of workers receive ratings of three or four.</w:t>
      </w:r>
      <w:r w:rsidRPr="00B8506B">
        <w:rPr>
          <w:lang w:val="en-IN"/>
        </w:rPr>
        <w:br/>
        <w:t>The majority of workers give their relationships a score of three or four.</w:t>
      </w:r>
    </w:p>
    <w:p w14:paraId="0B984C7B" w14:textId="0F41BF0A" w:rsidR="006C3A5D" w:rsidRPr="006C3A5D" w:rsidRDefault="00B8506B" w:rsidP="006C3A5D">
      <w:pPr>
        <w:pStyle w:val="BodyText"/>
        <w:rPr>
          <w:lang w:val="en-IN"/>
        </w:rPr>
      </w:pPr>
      <w:r w:rsidRPr="00B8506B">
        <w:rPr>
          <w:lang w:val="en-IN"/>
        </w:rPr>
        <w:t xml:space="preserve"> The majority of workers have either 0 or 1 stock options.</w:t>
      </w:r>
      <w:r w:rsidRPr="00B8506B">
        <w:rPr>
          <w:lang w:val="en-IN"/>
        </w:rPr>
        <w:br/>
        <w:t>The distribution of total working years is biased to the right, with the majority of employees having worked for five to fifteen years.</w:t>
      </w:r>
      <w:r w:rsidRPr="00B8506B">
        <w:rPr>
          <w:lang w:val="en-IN"/>
        </w:rPr>
        <w:br/>
        <w:t>Last year, the majority of staff attended two or three training sessions.</w:t>
      </w:r>
      <w:r w:rsidRPr="00B8506B">
        <w:rPr>
          <w:lang w:val="en-IN"/>
        </w:rPr>
        <w:br/>
      </w:r>
      <w:r w:rsidR="006C3A5D" w:rsidRPr="006C3A5D">
        <w:rPr>
          <w:lang w:val="en-IN"/>
        </w:rPr>
        <w:t>The majority of workers give their work-life balance a score of three.</w:t>
      </w:r>
      <w:r w:rsidR="006C3A5D" w:rsidRPr="006C3A5D">
        <w:rPr>
          <w:lang w:val="en-IN"/>
        </w:rPr>
        <w:br/>
        <w:t>The majority of staff members have worked there for less than ten years.</w:t>
      </w:r>
      <w:r w:rsidR="006C3A5D" w:rsidRPr="006C3A5D">
        <w:rPr>
          <w:lang w:val="en-IN"/>
        </w:rPr>
        <w:br/>
        <w:t>The majority of workers have held their current position for fewer than five years.</w:t>
      </w:r>
      <w:r w:rsidR="006C3A5D" w:rsidRPr="006C3A5D">
        <w:rPr>
          <w:lang w:val="en-IN"/>
        </w:rPr>
        <w:br/>
        <w:t>The majority of staff members received promotions in the last five years.</w:t>
      </w:r>
      <w:r w:rsidR="006C3A5D" w:rsidRPr="006C3A5D">
        <w:rPr>
          <w:lang w:val="en-IN"/>
        </w:rPr>
        <w:br/>
        <w:t>The majority of workers have worked for their present boss for fewer than five years.</w:t>
      </w:r>
      <w:r w:rsidR="006C3A5D" w:rsidRPr="006C3A5D">
        <w:rPr>
          <w:lang w:val="en-IN"/>
        </w:rPr>
        <w:br/>
      </w:r>
      <w:r w:rsidR="006C3A5D" w:rsidRPr="006C3A5D">
        <w:rPr>
          <w:lang w:val="en-IN"/>
        </w:rPr>
        <w:br/>
        <w:t>Understanding staff demographics, job satisfaction, and work-related metrics can be aided by these insights, which offer a thorough summary of the distribution of different features in your information.</w:t>
      </w:r>
    </w:p>
    <w:p w14:paraId="05D278B9" w14:textId="6CBAC460" w:rsidR="00B8506B" w:rsidRDefault="00B8506B" w:rsidP="00B8506B">
      <w:pPr>
        <w:pStyle w:val="BodyText"/>
        <w:rPr>
          <w:lang w:val="en-IN"/>
        </w:rPr>
      </w:pPr>
    </w:p>
    <w:p w14:paraId="282E06AF" w14:textId="0A07CF9F" w:rsidR="008413AA" w:rsidRDefault="00F71EA3" w:rsidP="00B8506B">
      <w:pPr>
        <w:pStyle w:val="BodyText"/>
        <w:rPr>
          <w:lang w:val="en-IN"/>
        </w:rPr>
      </w:pPr>
      <w:r>
        <w:rPr>
          <w:noProof/>
        </w:rPr>
        <w:lastRenderedPageBreak/>
        <w:drawing>
          <wp:inline distT="0" distB="0" distL="0" distR="0" wp14:anchorId="6D9FA9CE" wp14:editId="2EA51761">
            <wp:extent cx="6797040" cy="6733844"/>
            <wp:effectExtent l="0" t="0" r="3810" b="0"/>
            <wp:docPr id="1207437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03781" cy="6740522"/>
                    </a:xfrm>
                    <a:prstGeom prst="rect">
                      <a:avLst/>
                    </a:prstGeom>
                    <a:noFill/>
                    <a:ln>
                      <a:noFill/>
                    </a:ln>
                  </pic:spPr>
                </pic:pic>
              </a:graphicData>
            </a:graphic>
          </wp:inline>
        </w:drawing>
      </w:r>
    </w:p>
    <w:p w14:paraId="7448F9D3" w14:textId="77777777" w:rsidR="00F71EA3" w:rsidRDefault="00F71EA3" w:rsidP="00B8506B">
      <w:pPr>
        <w:pStyle w:val="BodyText"/>
        <w:rPr>
          <w:lang w:val="en-IN"/>
        </w:rPr>
      </w:pPr>
    </w:p>
    <w:p w14:paraId="71951A06" w14:textId="77777777" w:rsidR="002D13AE" w:rsidRPr="002D13AE" w:rsidRDefault="002D13AE" w:rsidP="002D13AE">
      <w:pPr>
        <w:pStyle w:val="BodyText"/>
        <w:rPr>
          <w:lang w:val="en-IN"/>
        </w:rPr>
      </w:pPr>
      <w:r w:rsidRPr="002D13AE">
        <w:rPr>
          <w:lang w:val="en-IN"/>
        </w:rPr>
        <w:t xml:space="preserve">Several important insights regarding employee attrition are shown by the boxplots. Younger workers who live further away from their place of employment are more likely to have departed the company. Additionally, they express less contentment with things like their work and surroundings. Furthermore, departing employees typically hold lower-level positions, make less money, and have previously worked for more organizations. They have worked for the company for fewer years </w:t>
      </w:r>
      <w:r w:rsidRPr="002D13AE">
        <w:rPr>
          <w:lang w:val="en-IN"/>
        </w:rPr>
        <w:lastRenderedPageBreak/>
        <w:t>overall, spent less time in their current position, and had a promotion less recently. They have also had their current manager for fewer years. These observations point to a number of potential causes of staff attrition.</w:t>
      </w:r>
    </w:p>
    <w:p w14:paraId="45A5D1B2" w14:textId="77777777" w:rsidR="008413AA" w:rsidRDefault="008413AA" w:rsidP="00B8506B">
      <w:pPr>
        <w:pStyle w:val="BodyText"/>
        <w:rPr>
          <w:lang w:val="en-IN"/>
        </w:rPr>
      </w:pPr>
    </w:p>
    <w:p w14:paraId="421D345F" w14:textId="10715080" w:rsidR="00F467A4" w:rsidRDefault="00182FBE" w:rsidP="00B8506B">
      <w:pPr>
        <w:pStyle w:val="BodyText"/>
        <w:rPr>
          <w:lang w:val="en-IN"/>
        </w:rPr>
      </w:pPr>
      <w:r>
        <w:rPr>
          <w:noProof/>
        </w:rPr>
        <w:drawing>
          <wp:inline distT="0" distB="0" distL="0" distR="0" wp14:anchorId="269A609A" wp14:editId="7F7EE642">
            <wp:extent cx="6720558" cy="4391660"/>
            <wp:effectExtent l="0" t="0" r="4445" b="8890"/>
            <wp:docPr id="436314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31400" cy="4398745"/>
                    </a:xfrm>
                    <a:prstGeom prst="rect">
                      <a:avLst/>
                    </a:prstGeom>
                    <a:noFill/>
                    <a:ln>
                      <a:noFill/>
                    </a:ln>
                  </pic:spPr>
                </pic:pic>
              </a:graphicData>
            </a:graphic>
          </wp:inline>
        </w:drawing>
      </w:r>
    </w:p>
    <w:p w14:paraId="7532ED3E" w14:textId="77777777" w:rsidR="00182FBE" w:rsidRDefault="00182FBE" w:rsidP="00B8506B">
      <w:pPr>
        <w:pStyle w:val="BodyText"/>
        <w:rPr>
          <w:lang w:val="en-IN"/>
        </w:rPr>
      </w:pPr>
    </w:p>
    <w:p w14:paraId="740AE80C" w14:textId="77777777" w:rsidR="00593D1D" w:rsidRPr="00593D1D" w:rsidRDefault="00593D1D" w:rsidP="00593D1D">
      <w:pPr>
        <w:pStyle w:val="BodyText"/>
        <w:rPr>
          <w:lang w:val="en-IN"/>
        </w:rPr>
      </w:pPr>
      <w:r w:rsidRPr="00593D1D">
        <w:rPr>
          <w:lang w:val="en-IN"/>
        </w:rPr>
        <w:t xml:space="preserve">Several important facts on employee attrition are revealed by the </w:t>
      </w:r>
      <w:proofErr w:type="spellStart"/>
      <w:r w:rsidRPr="00593D1D">
        <w:rPr>
          <w:lang w:val="en-IN"/>
        </w:rPr>
        <w:t>countplots</w:t>
      </w:r>
      <w:proofErr w:type="spellEnd"/>
      <w:r w:rsidRPr="00593D1D">
        <w:rPr>
          <w:lang w:val="en-IN"/>
        </w:rPr>
        <w:t>. Attrition rates are typically greater for workers with medical or technical degrees, those who work in sales, and those who travel regularly for work. Non-attrition is typically higher among male employees. In addition, attrition rates are higher for manufacturing directors and sales executives than for other positions. Employees that work overtime are more likely to quit, and single employees have a greater turnover rate than married or divorced employees. Furthermore, attrition is higher for workers with a performance rating of 4 than for those with a rating of 3. These elements offer insightful information on the causes of employee attrition.</w:t>
      </w:r>
    </w:p>
    <w:p w14:paraId="40082387" w14:textId="77777777" w:rsidR="00F467A4" w:rsidRPr="00B8506B" w:rsidRDefault="00F467A4" w:rsidP="00B8506B">
      <w:pPr>
        <w:pStyle w:val="BodyText"/>
        <w:rPr>
          <w:lang w:val="en-IN"/>
        </w:rPr>
      </w:pPr>
    </w:p>
    <w:p w14:paraId="7CE1DC96" w14:textId="1C4DA6DB" w:rsidR="00B8506B" w:rsidRDefault="007E4F57" w:rsidP="00334DC5">
      <w:pPr>
        <w:pStyle w:val="BodyText"/>
        <w:rPr>
          <w:lang w:val="en-IN"/>
        </w:rPr>
      </w:pPr>
      <w:r w:rsidRPr="007E4F57">
        <w:rPr>
          <w:noProof/>
          <w:lang w:val="en-IN"/>
        </w:rPr>
        <w:lastRenderedPageBreak/>
        <w:drawing>
          <wp:inline distT="0" distB="0" distL="0" distR="0" wp14:anchorId="6A06CE29" wp14:editId="0B2C9EB6">
            <wp:extent cx="4777740" cy="4038600"/>
            <wp:effectExtent l="0" t="0" r="3810" b="0"/>
            <wp:docPr id="144373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33181" name=""/>
                    <pic:cNvPicPr/>
                  </pic:nvPicPr>
                  <pic:blipFill>
                    <a:blip r:embed="rId20"/>
                    <a:stretch>
                      <a:fillRect/>
                    </a:stretch>
                  </pic:blipFill>
                  <pic:spPr>
                    <a:xfrm>
                      <a:off x="0" y="0"/>
                      <a:ext cx="4778156" cy="4038952"/>
                    </a:xfrm>
                    <a:prstGeom prst="rect">
                      <a:avLst/>
                    </a:prstGeom>
                  </pic:spPr>
                </pic:pic>
              </a:graphicData>
            </a:graphic>
          </wp:inline>
        </w:drawing>
      </w:r>
    </w:p>
    <w:p w14:paraId="63231186" w14:textId="77777777" w:rsidR="00504796" w:rsidRPr="00504796" w:rsidRDefault="00504796" w:rsidP="00504796">
      <w:pPr>
        <w:pStyle w:val="BodyText"/>
        <w:rPr>
          <w:lang w:val="en-IN"/>
        </w:rPr>
      </w:pPr>
      <w:r w:rsidRPr="00504796">
        <w:rPr>
          <w:lang w:val="en-IN"/>
        </w:rPr>
        <w:t>According to the correlation matrix heatmap, employees who have worked for the company longer, are older, and make more money are less likely to quit. Attrition is also lower among workers who have worked for their current manager for a longer period of time. On the other hand, workers who put in extra hours are more likely to quit. Key elements that affect employee retention are highlighted by the correlation between lower attrition and higher job satisfaction, environment satisfaction, and work-life balance.</w:t>
      </w:r>
    </w:p>
    <w:p w14:paraId="5F64566F" w14:textId="653264C6" w:rsidR="00334DC5" w:rsidRPr="00334DC5" w:rsidRDefault="00334DC5" w:rsidP="00334DC5">
      <w:pPr>
        <w:pStyle w:val="BodyText"/>
        <w:rPr>
          <w:lang w:val="en-IN"/>
        </w:rPr>
      </w:pPr>
    </w:p>
    <w:p w14:paraId="2F3CD5AA" w14:textId="77777777" w:rsidR="008631F6" w:rsidRDefault="008631F6" w:rsidP="00211EF5">
      <w:pPr>
        <w:pStyle w:val="BodyText"/>
      </w:pPr>
    </w:p>
    <w:p w14:paraId="59FF2E86" w14:textId="77777777" w:rsidR="00511478" w:rsidRPr="00511478" w:rsidRDefault="00511478" w:rsidP="00937222">
      <w:pPr>
        <w:pStyle w:val="BodyText"/>
        <w:spacing w:before="8"/>
        <w:ind w:left="567"/>
        <w:jc w:val="both"/>
        <w:rPr>
          <w:bCs/>
          <w:sz w:val="28"/>
          <w:szCs w:val="28"/>
        </w:rPr>
      </w:pPr>
    </w:p>
    <w:p w14:paraId="0149EB2C" w14:textId="7A6CB662" w:rsidR="00116D8B" w:rsidRPr="00E03892" w:rsidRDefault="00506BD5" w:rsidP="00D31A12">
      <w:pPr>
        <w:pStyle w:val="Heading1"/>
      </w:pPr>
      <w:r w:rsidRPr="00E03892">
        <w:t>Conclusion</w:t>
      </w:r>
    </w:p>
    <w:p w14:paraId="09AA283E" w14:textId="77777777" w:rsidR="00FF4273" w:rsidRDefault="00FF4273" w:rsidP="00D31A12">
      <w:pPr>
        <w:pStyle w:val="BodyText"/>
        <w:spacing w:before="8"/>
        <w:ind w:left="567"/>
        <w:rPr>
          <w:bCs/>
          <w:sz w:val="28"/>
          <w:szCs w:val="28"/>
        </w:rPr>
      </w:pPr>
    </w:p>
    <w:p w14:paraId="7E7B08BE" w14:textId="09FEA6E5" w:rsidR="00AC4C80" w:rsidRDefault="006D1F6A" w:rsidP="00FF4273">
      <w:pPr>
        <w:pStyle w:val="BodyText"/>
        <w:spacing w:before="8"/>
        <w:rPr>
          <w:bCs/>
          <w:sz w:val="28"/>
          <w:szCs w:val="28"/>
        </w:rPr>
      </w:pPr>
      <w:r w:rsidRPr="006D1F6A">
        <w:rPr>
          <w:bCs/>
          <w:sz w:val="28"/>
          <w:szCs w:val="28"/>
        </w:rPr>
        <w:t xml:space="preserve">The comparative study of machine learning models for predicting attrition of employees shows </w:t>
      </w:r>
      <w:r w:rsidR="001A473A" w:rsidRPr="006D1F6A">
        <w:rPr>
          <w:bCs/>
          <w:sz w:val="28"/>
          <w:szCs w:val="28"/>
        </w:rPr>
        <w:t>that</w:t>
      </w:r>
      <w:r w:rsidRPr="006D1F6A">
        <w:rPr>
          <w:bCs/>
          <w:sz w:val="28"/>
          <w:szCs w:val="28"/>
        </w:rPr>
        <w:t xml:space="preserve"> Logistic Regression and Random Forest are robust solutions and have their own strengths, one is better than the others in certain aspects. As a matter of fact, this model always provides high accuracy and interpretability, which often makes it a good selection for applications requiring straightforward information. Random Forest, after hyperparameter tuning, shows the best performance with the best AUC and balanced metrics. Though Decision Tree and Gradient Boosting models show a bit of improvement, they are lagging in reliability and separability. </w:t>
      </w:r>
      <w:r w:rsidRPr="006D1F6A">
        <w:rPr>
          <w:bCs/>
          <w:sz w:val="28"/>
          <w:szCs w:val="28"/>
        </w:rPr>
        <w:lastRenderedPageBreak/>
        <w:t>Thus, it becomes a must to choose models based on the needs of the organization, and whereas Random Forest is suitable for this nuanced analysis, Logistic Regression would be suitable for ease of implementation.</w:t>
      </w:r>
    </w:p>
    <w:p w14:paraId="4B02FFC4" w14:textId="77777777" w:rsidR="00967B25" w:rsidRDefault="00967B25" w:rsidP="00FF4273">
      <w:pPr>
        <w:pStyle w:val="BodyText"/>
        <w:spacing w:before="8"/>
        <w:rPr>
          <w:bCs/>
          <w:sz w:val="28"/>
          <w:szCs w:val="28"/>
        </w:rPr>
      </w:pPr>
    </w:p>
    <w:p w14:paraId="18649B99" w14:textId="6281125B" w:rsidR="00967B25" w:rsidRDefault="00211EF5" w:rsidP="00FF4273">
      <w:pPr>
        <w:pStyle w:val="BodyText"/>
        <w:spacing w:before="8"/>
        <w:rPr>
          <w:bCs/>
          <w:sz w:val="28"/>
          <w:szCs w:val="28"/>
        </w:rPr>
      </w:pPr>
      <w:r>
        <w:rPr>
          <w:bCs/>
          <w:sz w:val="28"/>
          <w:szCs w:val="28"/>
        </w:rPr>
        <w:t>Also, we can conclude that to</w:t>
      </w:r>
      <w:r w:rsidR="00967B25" w:rsidRPr="00967B25">
        <w:rPr>
          <w:bCs/>
          <w:sz w:val="28"/>
          <w:szCs w:val="28"/>
        </w:rPr>
        <w:t xml:space="preserve"> reduce employee attrition, HR should focus on increasing monthly income, managing overtime effectively, and enhancing the overall work environment. By addressing these key areas, HR can improve employee satisfaction and retention</w:t>
      </w:r>
      <w:r>
        <w:rPr>
          <w:bCs/>
          <w:sz w:val="28"/>
          <w:szCs w:val="28"/>
        </w:rPr>
        <w:t>.</w:t>
      </w:r>
    </w:p>
    <w:p w14:paraId="09B70BA1" w14:textId="77777777" w:rsidR="00D07FD7" w:rsidRDefault="00D07FD7" w:rsidP="00FF4273">
      <w:pPr>
        <w:pStyle w:val="BodyText"/>
        <w:spacing w:before="8"/>
        <w:rPr>
          <w:bCs/>
          <w:sz w:val="28"/>
          <w:szCs w:val="28"/>
        </w:rPr>
      </w:pPr>
    </w:p>
    <w:p w14:paraId="67C3BF03" w14:textId="77777777" w:rsidR="00D07FD7" w:rsidRDefault="00D07FD7" w:rsidP="00FF4273">
      <w:pPr>
        <w:pStyle w:val="BodyText"/>
        <w:spacing w:before="8"/>
        <w:rPr>
          <w:bCs/>
          <w:sz w:val="28"/>
          <w:szCs w:val="28"/>
        </w:rPr>
      </w:pPr>
    </w:p>
    <w:p w14:paraId="69D54308" w14:textId="77777777" w:rsidR="00D07FD7" w:rsidRDefault="00D07FD7" w:rsidP="00FF4273">
      <w:pPr>
        <w:pStyle w:val="BodyText"/>
        <w:spacing w:before="8"/>
        <w:rPr>
          <w:bCs/>
          <w:sz w:val="28"/>
          <w:szCs w:val="28"/>
        </w:rPr>
      </w:pPr>
    </w:p>
    <w:p w14:paraId="0F027065" w14:textId="7698258F" w:rsidR="00D07FD7" w:rsidRPr="006D1F6A" w:rsidRDefault="00D07FD7" w:rsidP="00FF4273">
      <w:pPr>
        <w:pStyle w:val="BodyText"/>
        <w:spacing w:before="8"/>
        <w:rPr>
          <w:bCs/>
          <w:sz w:val="28"/>
          <w:szCs w:val="28"/>
        </w:rPr>
      </w:pPr>
      <w:hyperlink r:id="rId21" w:history="1">
        <w:r w:rsidRPr="00D07FD7">
          <w:rPr>
            <w:rStyle w:val="Hyperlink"/>
            <w:bCs/>
            <w:sz w:val="28"/>
            <w:szCs w:val="28"/>
          </w:rPr>
          <w:t>COLAB NOTEBOOK LINK</w:t>
        </w:r>
      </w:hyperlink>
    </w:p>
    <w:sectPr w:rsidR="00D07FD7" w:rsidRPr="006D1F6A">
      <w:headerReference w:type="default" r:id="rId22"/>
      <w:footerReference w:type="default" r:id="rId23"/>
      <w:pgSz w:w="12240" w:h="15840"/>
      <w:pgMar w:top="1560" w:right="1320" w:bottom="1060" w:left="12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A8AFEF" w14:textId="77777777" w:rsidR="00C615CC" w:rsidRDefault="00C615CC">
      <w:r>
        <w:separator/>
      </w:r>
    </w:p>
  </w:endnote>
  <w:endnote w:type="continuationSeparator" w:id="0">
    <w:p w14:paraId="27FD2AC0" w14:textId="77777777" w:rsidR="00C615CC" w:rsidRDefault="00C615CC">
      <w:r>
        <w:continuationSeparator/>
      </w:r>
    </w:p>
  </w:endnote>
  <w:endnote w:type="continuationNotice" w:id="1">
    <w:p w14:paraId="457FAAC2" w14:textId="77777777" w:rsidR="00C615CC" w:rsidRDefault="00C615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60D16" w14:textId="17676975" w:rsidR="00C91BDA" w:rsidRDefault="007E323A">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5F49BF37" wp14:editId="0A20624A">
              <wp:simplePos x="0" y="0"/>
              <wp:positionH relativeFrom="page">
                <wp:posOffset>784860</wp:posOffset>
              </wp:positionH>
              <wp:positionV relativeFrom="page">
                <wp:posOffset>9319260</wp:posOffset>
              </wp:positionV>
              <wp:extent cx="243840" cy="203835"/>
              <wp:effectExtent l="0" t="0" r="0" b="0"/>
              <wp:wrapNone/>
              <wp:docPr id="10514430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C6572" w14:textId="77777777" w:rsidR="00C91BDA" w:rsidRDefault="004547E8">
                          <w:pPr>
                            <w:spacing w:before="19"/>
                            <w:ind w:left="60"/>
                            <w:rPr>
                              <w:rFonts w:ascii="Arial Black"/>
                              <w:sz w:val="20"/>
                            </w:rPr>
                          </w:pPr>
                          <w:r>
                            <w:fldChar w:fldCharType="begin"/>
                          </w:r>
                          <w:r>
                            <w:rPr>
                              <w:rFonts w:ascii="Arial Black"/>
                              <w:color w:val="1F4E79"/>
                              <w:sz w:val="20"/>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49BF37" id="_x0000_t202" coordsize="21600,21600" o:spt="202" path="m,l,21600r21600,l21600,xe">
              <v:stroke joinstyle="miter"/>
              <v:path gradientshapeok="t" o:connecttype="rect"/>
            </v:shapetype>
            <v:shape id="Text Box 1" o:spid="_x0000_s1026" type="#_x0000_t202" style="position:absolute;margin-left:61.8pt;margin-top:733.8pt;width:19.2pt;height:16.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" filled="f" stroked="f">
              <v:textbox inset="0,0,0,0">
                <w:txbxContent>
                  <w:p w14:paraId="1A2C6572" w14:textId="77777777" w:rsidR="00C91BDA" w:rsidRDefault="004547E8">
                    <w:pPr>
                      <w:spacing w:before="19"/>
                      <w:ind w:left="60"/>
                      <w:rPr>
                        <w:rFonts w:ascii="Arial Black"/>
                        <w:sz w:val="20"/>
                      </w:rPr>
                    </w:pPr>
                    <w:r>
                      <w:fldChar w:fldCharType="begin"/>
                    </w:r>
                    <w:r>
                      <w:rPr>
                        <w:rFonts w:ascii="Arial Black"/>
                        <w:color w:val="1F4E79"/>
                        <w:sz w:val="20"/>
                      </w:rPr>
                      <w:instrText xml:space="preserve"> PAGE </w:instrText>
                    </w:r>
                    <w:r>
                      <w:fldChar w:fldCharType="separate"/>
                    </w:r>
                    <w: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A9E9AB" w14:textId="77777777" w:rsidR="00C615CC" w:rsidRDefault="00C615CC">
      <w:r>
        <w:separator/>
      </w:r>
    </w:p>
  </w:footnote>
  <w:footnote w:type="continuationSeparator" w:id="0">
    <w:p w14:paraId="71EF2012" w14:textId="77777777" w:rsidR="00C615CC" w:rsidRDefault="00C615CC">
      <w:r>
        <w:continuationSeparator/>
      </w:r>
    </w:p>
  </w:footnote>
  <w:footnote w:type="continuationNotice" w:id="1">
    <w:p w14:paraId="2047DBC6" w14:textId="77777777" w:rsidR="00C615CC" w:rsidRDefault="00C615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4CBD8" w14:textId="77777777" w:rsidR="00A23EBC" w:rsidRDefault="00A23EBC" w:rsidP="00A23EBC">
    <w:pPr>
      <w:rPr>
        <w:noProof/>
      </w:rPr>
    </w:pPr>
    <w:r>
      <w:rPr>
        <w:rFonts w:ascii="Tahoma"/>
        <w:noProof/>
        <w:sz w:val="20"/>
      </w:rPr>
      <w:drawing>
        <wp:inline distT="0" distB="0" distL="0" distR="0" wp14:anchorId="5F1A878F" wp14:editId="17CF71E3">
          <wp:extent cx="1601861" cy="709612"/>
          <wp:effectExtent l="0" t="0" r="0" b="0"/>
          <wp:docPr id="745771869" name="image20.png" descr="A logo with elephant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06474" name="image20.png" descr="A logo with elephants and text&#10;&#10;Description automatically generated"/>
                  <pic:cNvPicPr/>
                </pic:nvPicPr>
                <pic:blipFill>
                  <a:blip r:embed="rId1" cstate="print"/>
                  <a:stretch>
                    <a:fillRect/>
                  </a:stretch>
                </pic:blipFill>
                <pic:spPr>
                  <a:xfrm>
                    <a:off x="0" y="0"/>
                    <a:ext cx="1601861" cy="709612"/>
                  </a:xfrm>
                  <a:prstGeom prst="rect">
                    <a:avLst/>
                  </a:prstGeom>
                </pic:spPr>
              </pic:pic>
            </a:graphicData>
          </a:graphic>
        </wp:inline>
      </w:drawing>
    </w:r>
    <w:r>
      <w:rPr>
        <w:noProof/>
      </w:rPr>
      <w:t xml:space="preserve">                                                                </w:t>
    </w:r>
    <w:r>
      <w:rPr>
        <w:noProof/>
      </w:rPr>
      <w:drawing>
        <wp:inline distT="0" distB="0" distL="0" distR="0" wp14:anchorId="66E8F351" wp14:editId="0ADBD77D">
          <wp:extent cx="2276475" cy="638355"/>
          <wp:effectExtent l="0" t="0" r="0" b="9525"/>
          <wp:docPr id="698547873" name="Picture 1" descr="A blue and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72538" name="Picture 1" descr="A blue and red text on a white background&#10;&#10;Description automatically generated"/>
                  <pic:cNvPicPr/>
                </pic:nvPicPr>
                <pic:blipFill>
                  <a:blip r:embed="rId2"/>
                  <a:stretch>
                    <a:fillRect/>
                  </a:stretch>
                </pic:blipFill>
                <pic:spPr>
                  <a:xfrm>
                    <a:off x="0" y="0"/>
                    <a:ext cx="2278415" cy="638899"/>
                  </a:xfrm>
                  <a:prstGeom prst="rect">
                    <a:avLst/>
                  </a:prstGeom>
                </pic:spPr>
              </pic:pic>
            </a:graphicData>
          </a:graphic>
        </wp:inline>
      </w:drawing>
    </w:r>
  </w:p>
  <w:p w14:paraId="17312418" w14:textId="77777777" w:rsidR="00A23EBC" w:rsidRDefault="00A23EBC" w:rsidP="00A23EBC">
    <w:pPr>
      <w:rPr>
        <w:noProof/>
      </w:rPr>
    </w:pPr>
  </w:p>
  <w:p w14:paraId="398339C1" w14:textId="77777777" w:rsidR="006F522D" w:rsidRPr="000C4ACF" w:rsidRDefault="006F522D" w:rsidP="006F522D">
    <w:pPr>
      <w:jc w:val="center"/>
      <w:rPr>
        <w:b/>
        <w:sz w:val="28"/>
        <w:szCs w:val="24"/>
      </w:rPr>
    </w:pPr>
    <w:r>
      <w:rPr>
        <w:b/>
        <w:sz w:val="28"/>
        <w:szCs w:val="24"/>
      </w:rPr>
      <w:t>School</w:t>
    </w:r>
    <w:r w:rsidRPr="000C4ACF">
      <w:rPr>
        <w:b/>
        <w:sz w:val="28"/>
        <w:szCs w:val="24"/>
      </w:rPr>
      <w:t xml:space="preserve"> of Computer Science Engineering</w:t>
    </w:r>
    <w:r>
      <w:rPr>
        <w:b/>
        <w:sz w:val="28"/>
        <w:szCs w:val="24"/>
      </w:rPr>
      <w:t xml:space="preserve"> &amp; Technology</w:t>
    </w:r>
  </w:p>
  <w:p w14:paraId="77DE297D" w14:textId="3013D9B7" w:rsidR="00C91BDA" w:rsidRDefault="00C91BD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672275"/>
    <w:multiLevelType w:val="hybridMultilevel"/>
    <w:tmpl w:val="E774E5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580EB9"/>
    <w:multiLevelType w:val="hybridMultilevel"/>
    <w:tmpl w:val="C40453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3C51D7D"/>
    <w:multiLevelType w:val="hybridMultilevel"/>
    <w:tmpl w:val="C7AE0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87725202">
    <w:abstractNumId w:val="1"/>
  </w:num>
  <w:num w:numId="2" w16cid:durableId="1062172939">
    <w:abstractNumId w:val="2"/>
  </w:num>
  <w:num w:numId="3" w16cid:durableId="1295060598">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BDA"/>
    <w:rsid w:val="0000081E"/>
    <w:rsid w:val="0000096C"/>
    <w:rsid w:val="000036A2"/>
    <w:rsid w:val="00005FBB"/>
    <w:rsid w:val="00012DE8"/>
    <w:rsid w:val="000134E6"/>
    <w:rsid w:val="0002215F"/>
    <w:rsid w:val="00033A1B"/>
    <w:rsid w:val="00050FEB"/>
    <w:rsid w:val="00060D6D"/>
    <w:rsid w:val="00065A63"/>
    <w:rsid w:val="000704DF"/>
    <w:rsid w:val="000839FF"/>
    <w:rsid w:val="00083C64"/>
    <w:rsid w:val="000C073D"/>
    <w:rsid w:val="000C65F5"/>
    <w:rsid w:val="000C762E"/>
    <w:rsid w:val="000D2979"/>
    <w:rsid w:val="000D41F9"/>
    <w:rsid w:val="000D6EE5"/>
    <w:rsid w:val="000E2974"/>
    <w:rsid w:val="000F17A5"/>
    <w:rsid w:val="001033BF"/>
    <w:rsid w:val="00111CF6"/>
    <w:rsid w:val="00116D8B"/>
    <w:rsid w:val="00145FDC"/>
    <w:rsid w:val="00161187"/>
    <w:rsid w:val="0016214C"/>
    <w:rsid w:val="00162B7F"/>
    <w:rsid w:val="001641BB"/>
    <w:rsid w:val="00170B10"/>
    <w:rsid w:val="00170F01"/>
    <w:rsid w:val="00175AAD"/>
    <w:rsid w:val="00182FBE"/>
    <w:rsid w:val="00183168"/>
    <w:rsid w:val="001842B5"/>
    <w:rsid w:val="0019378B"/>
    <w:rsid w:val="00195D7C"/>
    <w:rsid w:val="001A0768"/>
    <w:rsid w:val="001A473A"/>
    <w:rsid w:val="001B1F9C"/>
    <w:rsid w:val="001B3355"/>
    <w:rsid w:val="001B3A05"/>
    <w:rsid w:val="001B3C25"/>
    <w:rsid w:val="001C1C0A"/>
    <w:rsid w:val="001C6B1F"/>
    <w:rsid w:val="001D4781"/>
    <w:rsid w:val="001E16F1"/>
    <w:rsid w:val="001E2530"/>
    <w:rsid w:val="001E5A0B"/>
    <w:rsid w:val="001F01CD"/>
    <w:rsid w:val="001F461E"/>
    <w:rsid w:val="001F7FB9"/>
    <w:rsid w:val="002043B4"/>
    <w:rsid w:val="00207733"/>
    <w:rsid w:val="00207D36"/>
    <w:rsid w:val="00211EF5"/>
    <w:rsid w:val="00213018"/>
    <w:rsid w:val="002157AB"/>
    <w:rsid w:val="002167D3"/>
    <w:rsid w:val="00227B3C"/>
    <w:rsid w:val="00234D7C"/>
    <w:rsid w:val="00240AA9"/>
    <w:rsid w:val="002504A7"/>
    <w:rsid w:val="002506AD"/>
    <w:rsid w:val="00255D80"/>
    <w:rsid w:val="00257197"/>
    <w:rsid w:val="00260787"/>
    <w:rsid w:val="00262572"/>
    <w:rsid w:val="0026541D"/>
    <w:rsid w:val="00266AD9"/>
    <w:rsid w:val="00270B6E"/>
    <w:rsid w:val="00284DEA"/>
    <w:rsid w:val="00287FCF"/>
    <w:rsid w:val="002A3889"/>
    <w:rsid w:val="002B238E"/>
    <w:rsid w:val="002C102F"/>
    <w:rsid w:val="002C1E8A"/>
    <w:rsid w:val="002D13AE"/>
    <w:rsid w:val="002D776C"/>
    <w:rsid w:val="002E360F"/>
    <w:rsid w:val="002E47EB"/>
    <w:rsid w:val="002E68BB"/>
    <w:rsid w:val="002F5A73"/>
    <w:rsid w:val="002F65AA"/>
    <w:rsid w:val="002F7A1A"/>
    <w:rsid w:val="00302F29"/>
    <w:rsid w:val="00304D71"/>
    <w:rsid w:val="00321CB2"/>
    <w:rsid w:val="00323437"/>
    <w:rsid w:val="00324807"/>
    <w:rsid w:val="00325C59"/>
    <w:rsid w:val="00326092"/>
    <w:rsid w:val="003272C6"/>
    <w:rsid w:val="00332C38"/>
    <w:rsid w:val="00334DC5"/>
    <w:rsid w:val="00335401"/>
    <w:rsid w:val="00345B1E"/>
    <w:rsid w:val="00351778"/>
    <w:rsid w:val="003642CB"/>
    <w:rsid w:val="0036590D"/>
    <w:rsid w:val="00365AF7"/>
    <w:rsid w:val="00366D94"/>
    <w:rsid w:val="00375AD2"/>
    <w:rsid w:val="00377CC9"/>
    <w:rsid w:val="00391F73"/>
    <w:rsid w:val="00394AE4"/>
    <w:rsid w:val="003A4F10"/>
    <w:rsid w:val="003C1693"/>
    <w:rsid w:val="003D1F5F"/>
    <w:rsid w:val="003D2CE9"/>
    <w:rsid w:val="003D3D70"/>
    <w:rsid w:val="003D58F0"/>
    <w:rsid w:val="003D6F9F"/>
    <w:rsid w:val="003D787C"/>
    <w:rsid w:val="003E4AFC"/>
    <w:rsid w:val="003F03A9"/>
    <w:rsid w:val="00403E72"/>
    <w:rsid w:val="00407FD2"/>
    <w:rsid w:val="00416AE0"/>
    <w:rsid w:val="00416FF5"/>
    <w:rsid w:val="0041738C"/>
    <w:rsid w:val="00422F60"/>
    <w:rsid w:val="00424034"/>
    <w:rsid w:val="004252FE"/>
    <w:rsid w:val="004358D4"/>
    <w:rsid w:val="00437A83"/>
    <w:rsid w:val="00437CC6"/>
    <w:rsid w:val="00444767"/>
    <w:rsid w:val="0044711B"/>
    <w:rsid w:val="004547E8"/>
    <w:rsid w:val="00455D46"/>
    <w:rsid w:val="00461FF4"/>
    <w:rsid w:val="004621BF"/>
    <w:rsid w:val="0046236F"/>
    <w:rsid w:val="00477238"/>
    <w:rsid w:val="00484CCE"/>
    <w:rsid w:val="0049471D"/>
    <w:rsid w:val="00496405"/>
    <w:rsid w:val="004967D2"/>
    <w:rsid w:val="004B0C7C"/>
    <w:rsid w:val="004B7828"/>
    <w:rsid w:val="004B7C0F"/>
    <w:rsid w:val="004B7EFA"/>
    <w:rsid w:val="004C47ED"/>
    <w:rsid w:val="004C56C9"/>
    <w:rsid w:val="004C5F0A"/>
    <w:rsid w:val="004D1874"/>
    <w:rsid w:val="004E2532"/>
    <w:rsid w:val="004E580C"/>
    <w:rsid w:val="00503254"/>
    <w:rsid w:val="00504796"/>
    <w:rsid w:val="005060A6"/>
    <w:rsid w:val="00506BD5"/>
    <w:rsid w:val="00511478"/>
    <w:rsid w:val="00511E21"/>
    <w:rsid w:val="00512A87"/>
    <w:rsid w:val="00514442"/>
    <w:rsid w:val="00515DD0"/>
    <w:rsid w:val="00524AD2"/>
    <w:rsid w:val="005279B7"/>
    <w:rsid w:val="0053218E"/>
    <w:rsid w:val="005455F5"/>
    <w:rsid w:val="00551A78"/>
    <w:rsid w:val="00555A29"/>
    <w:rsid w:val="005745B4"/>
    <w:rsid w:val="00575EB1"/>
    <w:rsid w:val="00581A61"/>
    <w:rsid w:val="00582C4B"/>
    <w:rsid w:val="00593D1D"/>
    <w:rsid w:val="00596E43"/>
    <w:rsid w:val="005A4C4D"/>
    <w:rsid w:val="005A6FA8"/>
    <w:rsid w:val="005B2AAD"/>
    <w:rsid w:val="005B2B06"/>
    <w:rsid w:val="005B7A02"/>
    <w:rsid w:val="005C3FAC"/>
    <w:rsid w:val="005D47FE"/>
    <w:rsid w:val="005D682A"/>
    <w:rsid w:val="005E00C2"/>
    <w:rsid w:val="005E018E"/>
    <w:rsid w:val="005F14FC"/>
    <w:rsid w:val="005F1AAE"/>
    <w:rsid w:val="005F4DF7"/>
    <w:rsid w:val="00604807"/>
    <w:rsid w:val="0060774B"/>
    <w:rsid w:val="00612262"/>
    <w:rsid w:val="00614B82"/>
    <w:rsid w:val="0061708C"/>
    <w:rsid w:val="00637366"/>
    <w:rsid w:val="006456D6"/>
    <w:rsid w:val="00647F26"/>
    <w:rsid w:val="006519B9"/>
    <w:rsid w:val="00685547"/>
    <w:rsid w:val="00690C50"/>
    <w:rsid w:val="00694F2F"/>
    <w:rsid w:val="006A61C6"/>
    <w:rsid w:val="006A69D2"/>
    <w:rsid w:val="006C07CD"/>
    <w:rsid w:val="006C3A5D"/>
    <w:rsid w:val="006D0D6C"/>
    <w:rsid w:val="006D1F6A"/>
    <w:rsid w:val="006D29E4"/>
    <w:rsid w:val="006D38FA"/>
    <w:rsid w:val="006D55C8"/>
    <w:rsid w:val="006D6DEA"/>
    <w:rsid w:val="006E0311"/>
    <w:rsid w:val="006F46EF"/>
    <w:rsid w:val="006F4BF0"/>
    <w:rsid w:val="006F522D"/>
    <w:rsid w:val="006F7D14"/>
    <w:rsid w:val="00702CC8"/>
    <w:rsid w:val="00702DD4"/>
    <w:rsid w:val="00707739"/>
    <w:rsid w:val="00713BD0"/>
    <w:rsid w:val="007226C6"/>
    <w:rsid w:val="00722DA5"/>
    <w:rsid w:val="007326BE"/>
    <w:rsid w:val="00734E90"/>
    <w:rsid w:val="00735E02"/>
    <w:rsid w:val="007361DF"/>
    <w:rsid w:val="00737EDA"/>
    <w:rsid w:val="00743290"/>
    <w:rsid w:val="007438EB"/>
    <w:rsid w:val="00745DEA"/>
    <w:rsid w:val="00754469"/>
    <w:rsid w:val="0075475E"/>
    <w:rsid w:val="00754D57"/>
    <w:rsid w:val="00755C95"/>
    <w:rsid w:val="00760BB0"/>
    <w:rsid w:val="00770523"/>
    <w:rsid w:val="00776925"/>
    <w:rsid w:val="00776D42"/>
    <w:rsid w:val="00783233"/>
    <w:rsid w:val="00790920"/>
    <w:rsid w:val="007A0711"/>
    <w:rsid w:val="007B2572"/>
    <w:rsid w:val="007B2CEA"/>
    <w:rsid w:val="007B398C"/>
    <w:rsid w:val="007B66EB"/>
    <w:rsid w:val="007C10A5"/>
    <w:rsid w:val="007C56B2"/>
    <w:rsid w:val="007C6533"/>
    <w:rsid w:val="007E323A"/>
    <w:rsid w:val="007E4F57"/>
    <w:rsid w:val="007F0FF1"/>
    <w:rsid w:val="008010BA"/>
    <w:rsid w:val="00801C76"/>
    <w:rsid w:val="0080244F"/>
    <w:rsid w:val="00803F8D"/>
    <w:rsid w:val="0080775B"/>
    <w:rsid w:val="00811BD4"/>
    <w:rsid w:val="00812615"/>
    <w:rsid w:val="00815D21"/>
    <w:rsid w:val="00822FA7"/>
    <w:rsid w:val="00824641"/>
    <w:rsid w:val="0082586C"/>
    <w:rsid w:val="00827145"/>
    <w:rsid w:val="00830C97"/>
    <w:rsid w:val="008330FE"/>
    <w:rsid w:val="00840BF0"/>
    <w:rsid w:val="008413AA"/>
    <w:rsid w:val="00842AF4"/>
    <w:rsid w:val="008444C0"/>
    <w:rsid w:val="00844A1B"/>
    <w:rsid w:val="00845160"/>
    <w:rsid w:val="0084607D"/>
    <w:rsid w:val="00850980"/>
    <w:rsid w:val="0085421A"/>
    <w:rsid w:val="00855663"/>
    <w:rsid w:val="008631F6"/>
    <w:rsid w:val="00863B6D"/>
    <w:rsid w:val="00867481"/>
    <w:rsid w:val="00876DAB"/>
    <w:rsid w:val="0088206B"/>
    <w:rsid w:val="008932CD"/>
    <w:rsid w:val="00896201"/>
    <w:rsid w:val="008A3615"/>
    <w:rsid w:val="008A53F9"/>
    <w:rsid w:val="008A5417"/>
    <w:rsid w:val="008B037D"/>
    <w:rsid w:val="008B34BD"/>
    <w:rsid w:val="008B4A36"/>
    <w:rsid w:val="008B7535"/>
    <w:rsid w:val="008C2E76"/>
    <w:rsid w:val="008D09C6"/>
    <w:rsid w:val="008D3D16"/>
    <w:rsid w:val="008F1E43"/>
    <w:rsid w:val="009050AC"/>
    <w:rsid w:val="0091019D"/>
    <w:rsid w:val="00916DD5"/>
    <w:rsid w:val="00917CE4"/>
    <w:rsid w:val="0092198B"/>
    <w:rsid w:val="009237E8"/>
    <w:rsid w:val="00927424"/>
    <w:rsid w:val="00937222"/>
    <w:rsid w:val="0093790A"/>
    <w:rsid w:val="009452F1"/>
    <w:rsid w:val="0095047E"/>
    <w:rsid w:val="00954839"/>
    <w:rsid w:val="00955E5E"/>
    <w:rsid w:val="0095709F"/>
    <w:rsid w:val="00957A2F"/>
    <w:rsid w:val="00963FCD"/>
    <w:rsid w:val="00967B25"/>
    <w:rsid w:val="0098010E"/>
    <w:rsid w:val="009841A1"/>
    <w:rsid w:val="00986627"/>
    <w:rsid w:val="0099071E"/>
    <w:rsid w:val="00991224"/>
    <w:rsid w:val="00991BB0"/>
    <w:rsid w:val="0099521A"/>
    <w:rsid w:val="00996E50"/>
    <w:rsid w:val="00997108"/>
    <w:rsid w:val="009A0DD5"/>
    <w:rsid w:val="009C5EF9"/>
    <w:rsid w:val="009C6CD9"/>
    <w:rsid w:val="009C74F2"/>
    <w:rsid w:val="009E24D2"/>
    <w:rsid w:val="009F3882"/>
    <w:rsid w:val="009F6833"/>
    <w:rsid w:val="009F6AD2"/>
    <w:rsid w:val="00A02E34"/>
    <w:rsid w:val="00A1268F"/>
    <w:rsid w:val="00A13804"/>
    <w:rsid w:val="00A17751"/>
    <w:rsid w:val="00A21835"/>
    <w:rsid w:val="00A21E78"/>
    <w:rsid w:val="00A23EBC"/>
    <w:rsid w:val="00A44FF7"/>
    <w:rsid w:val="00A47CBD"/>
    <w:rsid w:val="00A50A9A"/>
    <w:rsid w:val="00A57545"/>
    <w:rsid w:val="00A57AFB"/>
    <w:rsid w:val="00A601B0"/>
    <w:rsid w:val="00A7003E"/>
    <w:rsid w:val="00A7175E"/>
    <w:rsid w:val="00A735BE"/>
    <w:rsid w:val="00AA25BF"/>
    <w:rsid w:val="00AA6C4D"/>
    <w:rsid w:val="00AB2554"/>
    <w:rsid w:val="00AB74D7"/>
    <w:rsid w:val="00AC4C80"/>
    <w:rsid w:val="00AD00EC"/>
    <w:rsid w:val="00AD24C0"/>
    <w:rsid w:val="00AD38CD"/>
    <w:rsid w:val="00AE38F1"/>
    <w:rsid w:val="00AF4836"/>
    <w:rsid w:val="00AF4EC8"/>
    <w:rsid w:val="00AF7D07"/>
    <w:rsid w:val="00B034E9"/>
    <w:rsid w:val="00B050B5"/>
    <w:rsid w:val="00B07CDE"/>
    <w:rsid w:val="00B14E1E"/>
    <w:rsid w:val="00B14F6A"/>
    <w:rsid w:val="00B15ABF"/>
    <w:rsid w:val="00B15FA3"/>
    <w:rsid w:val="00B171F8"/>
    <w:rsid w:val="00B37D7E"/>
    <w:rsid w:val="00B443CE"/>
    <w:rsid w:val="00B50383"/>
    <w:rsid w:val="00B66171"/>
    <w:rsid w:val="00B71A50"/>
    <w:rsid w:val="00B727BC"/>
    <w:rsid w:val="00B75231"/>
    <w:rsid w:val="00B76FFE"/>
    <w:rsid w:val="00B8506B"/>
    <w:rsid w:val="00B8511E"/>
    <w:rsid w:val="00B96C0B"/>
    <w:rsid w:val="00BA27C3"/>
    <w:rsid w:val="00BB766A"/>
    <w:rsid w:val="00BE106B"/>
    <w:rsid w:val="00BE4BBE"/>
    <w:rsid w:val="00BE7AEF"/>
    <w:rsid w:val="00BF553E"/>
    <w:rsid w:val="00BF68AD"/>
    <w:rsid w:val="00C02EB5"/>
    <w:rsid w:val="00C132B9"/>
    <w:rsid w:val="00C30CDF"/>
    <w:rsid w:val="00C34AC4"/>
    <w:rsid w:val="00C36D17"/>
    <w:rsid w:val="00C4127E"/>
    <w:rsid w:val="00C42B08"/>
    <w:rsid w:val="00C44B52"/>
    <w:rsid w:val="00C4729B"/>
    <w:rsid w:val="00C5024B"/>
    <w:rsid w:val="00C551E0"/>
    <w:rsid w:val="00C615CC"/>
    <w:rsid w:val="00C61D3E"/>
    <w:rsid w:val="00C773D8"/>
    <w:rsid w:val="00C81809"/>
    <w:rsid w:val="00C85861"/>
    <w:rsid w:val="00C8608C"/>
    <w:rsid w:val="00C90C9E"/>
    <w:rsid w:val="00C91BDA"/>
    <w:rsid w:val="00C92801"/>
    <w:rsid w:val="00C96C81"/>
    <w:rsid w:val="00C97976"/>
    <w:rsid w:val="00CA2E28"/>
    <w:rsid w:val="00CB37C2"/>
    <w:rsid w:val="00CB46F7"/>
    <w:rsid w:val="00CB6D76"/>
    <w:rsid w:val="00CC1B69"/>
    <w:rsid w:val="00CC51B6"/>
    <w:rsid w:val="00CD6E24"/>
    <w:rsid w:val="00CD7847"/>
    <w:rsid w:val="00CE251A"/>
    <w:rsid w:val="00CE4B9C"/>
    <w:rsid w:val="00CE67EA"/>
    <w:rsid w:val="00CE76FD"/>
    <w:rsid w:val="00CF0D61"/>
    <w:rsid w:val="00CF0F29"/>
    <w:rsid w:val="00D07FD7"/>
    <w:rsid w:val="00D1351A"/>
    <w:rsid w:val="00D23FFA"/>
    <w:rsid w:val="00D27263"/>
    <w:rsid w:val="00D30ECF"/>
    <w:rsid w:val="00D31A12"/>
    <w:rsid w:val="00D329CC"/>
    <w:rsid w:val="00D46F83"/>
    <w:rsid w:val="00D54B3B"/>
    <w:rsid w:val="00D57A00"/>
    <w:rsid w:val="00D604A2"/>
    <w:rsid w:val="00D76EED"/>
    <w:rsid w:val="00D8655F"/>
    <w:rsid w:val="00DA0F9C"/>
    <w:rsid w:val="00DA1E9C"/>
    <w:rsid w:val="00DA22E3"/>
    <w:rsid w:val="00DA28B3"/>
    <w:rsid w:val="00DB0D9C"/>
    <w:rsid w:val="00DB1303"/>
    <w:rsid w:val="00DB4F7D"/>
    <w:rsid w:val="00DB6486"/>
    <w:rsid w:val="00DC0DA0"/>
    <w:rsid w:val="00DC4A33"/>
    <w:rsid w:val="00DD46FF"/>
    <w:rsid w:val="00DE086B"/>
    <w:rsid w:val="00DE3427"/>
    <w:rsid w:val="00DE46E7"/>
    <w:rsid w:val="00E03892"/>
    <w:rsid w:val="00E046D8"/>
    <w:rsid w:val="00E05ACB"/>
    <w:rsid w:val="00E34115"/>
    <w:rsid w:val="00E40F04"/>
    <w:rsid w:val="00E42BF5"/>
    <w:rsid w:val="00E4434F"/>
    <w:rsid w:val="00E54232"/>
    <w:rsid w:val="00E643DC"/>
    <w:rsid w:val="00E802ED"/>
    <w:rsid w:val="00E84961"/>
    <w:rsid w:val="00E868EC"/>
    <w:rsid w:val="00E87208"/>
    <w:rsid w:val="00EA41A4"/>
    <w:rsid w:val="00EA72C9"/>
    <w:rsid w:val="00EB6A7F"/>
    <w:rsid w:val="00EB7620"/>
    <w:rsid w:val="00EC01E5"/>
    <w:rsid w:val="00EC0893"/>
    <w:rsid w:val="00ED1021"/>
    <w:rsid w:val="00ED522B"/>
    <w:rsid w:val="00ED523A"/>
    <w:rsid w:val="00EE36EE"/>
    <w:rsid w:val="00EE51D1"/>
    <w:rsid w:val="00EE7FD2"/>
    <w:rsid w:val="00F01316"/>
    <w:rsid w:val="00F05214"/>
    <w:rsid w:val="00F052E4"/>
    <w:rsid w:val="00F059E5"/>
    <w:rsid w:val="00F1300B"/>
    <w:rsid w:val="00F15453"/>
    <w:rsid w:val="00F178D4"/>
    <w:rsid w:val="00F17E45"/>
    <w:rsid w:val="00F2782C"/>
    <w:rsid w:val="00F32AF5"/>
    <w:rsid w:val="00F40FA7"/>
    <w:rsid w:val="00F467A4"/>
    <w:rsid w:val="00F616E6"/>
    <w:rsid w:val="00F651E3"/>
    <w:rsid w:val="00F65E10"/>
    <w:rsid w:val="00F67146"/>
    <w:rsid w:val="00F71EA3"/>
    <w:rsid w:val="00F72E37"/>
    <w:rsid w:val="00F7377F"/>
    <w:rsid w:val="00F81394"/>
    <w:rsid w:val="00F8784E"/>
    <w:rsid w:val="00F87ADC"/>
    <w:rsid w:val="00F937C4"/>
    <w:rsid w:val="00FA4F47"/>
    <w:rsid w:val="00FA7E09"/>
    <w:rsid w:val="00FB1317"/>
    <w:rsid w:val="00FB55BE"/>
    <w:rsid w:val="00FC639D"/>
    <w:rsid w:val="00FC7844"/>
    <w:rsid w:val="00FD1596"/>
    <w:rsid w:val="00FD3345"/>
    <w:rsid w:val="00FD43A3"/>
    <w:rsid w:val="00FE2424"/>
    <w:rsid w:val="00FE6C88"/>
    <w:rsid w:val="00FF33A3"/>
    <w:rsid w:val="00FF427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C6F43"/>
  <w15:docId w15:val="{9A0B8913-A051-44B7-B083-36482B14E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00"/>
      <w:outlineLvl w:val="0"/>
    </w:pPr>
    <w:rPr>
      <w:b/>
      <w:bCs/>
      <w:sz w:val="32"/>
      <w:szCs w:val="32"/>
    </w:rPr>
  </w:style>
  <w:style w:type="paragraph" w:styleId="Heading3">
    <w:name w:val="heading 3"/>
    <w:basedOn w:val="Normal"/>
    <w:next w:val="Normal"/>
    <w:link w:val="Heading3Char"/>
    <w:uiPriority w:val="9"/>
    <w:semiHidden/>
    <w:unhideWhenUsed/>
    <w:qFormat/>
    <w:rsid w:val="00737ED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C6CD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380" w:hanging="181"/>
    </w:pPr>
  </w:style>
  <w:style w:type="paragraph" w:customStyle="1" w:styleId="TableParagraph">
    <w:name w:val="Table Paragraph"/>
    <w:basedOn w:val="Normal"/>
    <w:uiPriority w:val="1"/>
    <w:qFormat/>
    <w:pPr>
      <w:ind w:left="755"/>
    </w:pPr>
  </w:style>
  <w:style w:type="table" w:styleId="TableGrid">
    <w:name w:val="Table Grid"/>
    <w:basedOn w:val="TableNormal"/>
    <w:uiPriority w:val="39"/>
    <w:rsid w:val="001033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737EDA"/>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737EDA"/>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AA6C4D"/>
    <w:pPr>
      <w:tabs>
        <w:tab w:val="center" w:pos="4513"/>
        <w:tab w:val="right" w:pos="9026"/>
      </w:tabs>
    </w:pPr>
  </w:style>
  <w:style w:type="character" w:customStyle="1" w:styleId="HeaderChar">
    <w:name w:val="Header Char"/>
    <w:basedOn w:val="DefaultParagraphFont"/>
    <w:link w:val="Header"/>
    <w:uiPriority w:val="99"/>
    <w:rsid w:val="00AA6C4D"/>
    <w:rPr>
      <w:rFonts w:ascii="Times New Roman" w:eastAsia="Times New Roman" w:hAnsi="Times New Roman" w:cs="Times New Roman"/>
    </w:rPr>
  </w:style>
  <w:style w:type="paragraph" w:styleId="Footer">
    <w:name w:val="footer"/>
    <w:basedOn w:val="Normal"/>
    <w:link w:val="FooterChar"/>
    <w:uiPriority w:val="99"/>
    <w:unhideWhenUsed/>
    <w:rsid w:val="00AA6C4D"/>
    <w:pPr>
      <w:tabs>
        <w:tab w:val="center" w:pos="4513"/>
        <w:tab w:val="right" w:pos="9026"/>
      </w:tabs>
    </w:pPr>
  </w:style>
  <w:style w:type="character" w:customStyle="1" w:styleId="FooterChar">
    <w:name w:val="Footer Char"/>
    <w:basedOn w:val="DefaultParagraphFont"/>
    <w:link w:val="Footer"/>
    <w:uiPriority w:val="99"/>
    <w:rsid w:val="00AA6C4D"/>
    <w:rPr>
      <w:rFonts w:ascii="Times New Roman" w:eastAsia="Times New Roman" w:hAnsi="Times New Roman" w:cs="Times New Roman"/>
    </w:rPr>
  </w:style>
  <w:style w:type="character" w:styleId="Emphasis">
    <w:name w:val="Emphasis"/>
    <w:basedOn w:val="DefaultParagraphFont"/>
    <w:uiPriority w:val="20"/>
    <w:qFormat/>
    <w:rsid w:val="00455D46"/>
    <w:rPr>
      <w:i/>
      <w:iCs/>
    </w:rPr>
  </w:style>
  <w:style w:type="character" w:styleId="Strong">
    <w:name w:val="Strong"/>
    <w:basedOn w:val="DefaultParagraphFont"/>
    <w:uiPriority w:val="22"/>
    <w:qFormat/>
    <w:rsid w:val="00830C97"/>
    <w:rPr>
      <w:b/>
      <w:bCs/>
    </w:rPr>
  </w:style>
  <w:style w:type="paragraph" w:styleId="HTMLPreformatted">
    <w:name w:val="HTML Preformatted"/>
    <w:basedOn w:val="Normal"/>
    <w:link w:val="HTMLPreformattedChar"/>
    <w:uiPriority w:val="99"/>
    <w:semiHidden/>
    <w:unhideWhenUsed/>
    <w:rsid w:val="00ED52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D523A"/>
    <w:rPr>
      <w:rFonts w:ascii="Courier New" w:eastAsia="Times New Roman" w:hAnsi="Courier New" w:cs="Courier New"/>
      <w:sz w:val="20"/>
      <w:szCs w:val="20"/>
      <w:lang w:val="en-IN" w:eastAsia="en-IN"/>
    </w:rPr>
  </w:style>
  <w:style w:type="character" w:customStyle="1" w:styleId="BodyTextChar">
    <w:name w:val="Body Text Char"/>
    <w:basedOn w:val="DefaultParagraphFont"/>
    <w:link w:val="BodyText"/>
    <w:uiPriority w:val="1"/>
    <w:rsid w:val="00145FDC"/>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C47ED"/>
    <w:rPr>
      <w:color w:val="0000FF" w:themeColor="hyperlink"/>
      <w:u w:val="single"/>
    </w:rPr>
  </w:style>
  <w:style w:type="character" w:styleId="UnresolvedMention">
    <w:name w:val="Unresolved Mention"/>
    <w:basedOn w:val="DefaultParagraphFont"/>
    <w:uiPriority w:val="99"/>
    <w:semiHidden/>
    <w:unhideWhenUsed/>
    <w:rsid w:val="004C47ED"/>
    <w:rPr>
      <w:color w:val="605E5C"/>
      <w:shd w:val="clear" w:color="auto" w:fill="E1DFDD"/>
    </w:rPr>
  </w:style>
  <w:style w:type="character" w:styleId="FollowedHyperlink">
    <w:name w:val="FollowedHyperlink"/>
    <w:basedOn w:val="DefaultParagraphFont"/>
    <w:uiPriority w:val="99"/>
    <w:semiHidden/>
    <w:unhideWhenUsed/>
    <w:rsid w:val="00FF4273"/>
    <w:rPr>
      <w:color w:val="800080" w:themeColor="followedHyperlink"/>
      <w:u w:val="single"/>
    </w:rPr>
  </w:style>
  <w:style w:type="character" w:customStyle="1" w:styleId="Heading4Char">
    <w:name w:val="Heading 4 Char"/>
    <w:basedOn w:val="DefaultParagraphFont"/>
    <w:link w:val="Heading4"/>
    <w:uiPriority w:val="9"/>
    <w:semiHidden/>
    <w:rsid w:val="009C6CD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09363">
      <w:bodyDiv w:val="1"/>
      <w:marLeft w:val="0"/>
      <w:marRight w:val="0"/>
      <w:marTop w:val="0"/>
      <w:marBottom w:val="0"/>
      <w:divBdr>
        <w:top w:val="none" w:sz="0" w:space="0" w:color="auto"/>
        <w:left w:val="none" w:sz="0" w:space="0" w:color="auto"/>
        <w:bottom w:val="none" w:sz="0" w:space="0" w:color="auto"/>
        <w:right w:val="none" w:sz="0" w:space="0" w:color="auto"/>
      </w:divBdr>
    </w:div>
    <w:div w:id="26495983">
      <w:bodyDiv w:val="1"/>
      <w:marLeft w:val="0"/>
      <w:marRight w:val="0"/>
      <w:marTop w:val="0"/>
      <w:marBottom w:val="0"/>
      <w:divBdr>
        <w:top w:val="none" w:sz="0" w:space="0" w:color="auto"/>
        <w:left w:val="none" w:sz="0" w:space="0" w:color="auto"/>
        <w:bottom w:val="none" w:sz="0" w:space="0" w:color="auto"/>
        <w:right w:val="none" w:sz="0" w:space="0" w:color="auto"/>
      </w:divBdr>
    </w:div>
    <w:div w:id="33313515">
      <w:bodyDiv w:val="1"/>
      <w:marLeft w:val="0"/>
      <w:marRight w:val="0"/>
      <w:marTop w:val="0"/>
      <w:marBottom w:val="0"/>
      <w:divBdr>
        <w:top w:val="none" w:sz="0" w:space="0" w:color="auto"/>
        <w:left w:val="none" w:sz="0" w:space="0" w:color="auto"/>
        <w:bottom w:val="none" w:sz="0" w:space="0" w:color="auto"/>
        <w:right w:val="none" w:sz="0" w:space="0" w:color="auto"/>
      </w:divBdr>
      <w:divsChild>
        <w:div w:id="434637761">
          <w:marLeft w:val="0"/>
          <w:marRight w:val="0"/>
          <w:marTop w:val="0"/>
          <w:marBottom w:val="0"/>
          <w:divBdr>
            <w:top w:val="none" w:sz="0" w:space="0" w:color="auto"/>
            <w:left w:val="none" w:sz="0" w:space="0" w:color="auto"/>
            <w:bottom w:val="none" w:sz="0" w:space="0" w:color="auto"/>
            <w:right w:val="none" w:sz="0" w:space="0" w:color="auto"/>
          </w:divBdr>
          <w:divsChild>
            <w:div w:id="82760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6534">
      <w:bodyDiv w:val="1"/>
      <w:marLeft w:val="0"/>
      <w:marRight w:val="0"/>
      <w:marTop w:val="0"/>
      <w:marBottom w:val="0"/>
      <w:divBdr>
        <w:top w:val="none" w:sz="0" w:space="0" w:color="auto"/>
        <w:left w:val="none" w:sz="0" w:space="0" w:color="auto"/>
        <w:bottom w:val="none" w:sz="0" w:space="0" w:color="auto"/>
        <w:right w:val="none" w:sz="0" w:space="0" w:color="auto"/>
      </w:divBdr>
    </w:div>
    <w:div w:id="58748609">
      <w:bodyDiv w:val="1"/>
      <w:marLeft w:val="0"/>
      <w:marRight w:val="0"/>
      <w:marTop w:val="0"/>
      <w:marBottom w:val="0"/>
      <w:divBdr>
        <w:top w:val="none" w:sz="0" w:space="0" w:color="auto"/>
        <w:left w:val="none" w:sz="0" w:space="0" w:color="auto"/>
        <w:bottom w:val="none" w:sz="0" w:space="0" w:color="auto"/>
        <w:right w:val="none" w:sz="0" w:space="0" w:color="auto"/>
      </w:divBdr>
    </w:div>
    <w:div w:id="59062066">
      <w:bodyDiv w:val="1"/>
      <w:marLeft w:val="0"/>
      <w:marRight w:val="0"/>
      <w:marTop w:val="0"/>
      <w:marBottom w:val="0"/>
      <w:divBdr>
        <w:top w:val="none" w:sz="0" w:space="0" w:color="auto"/>
        <w:left w:val="none" w:sz="0" w:space="0" w:color="auto"/>
        <w:bottom w:val="none" w:sz="0" w:space="0" w:color="auto"/>
        <w:right w:val="none" w:sz="0" w:space="0" w:color="auto"/>
      </w:divBdr>
    </w:div>
    <w:div w:id="75057104">
      <w:bodyDiv w:val="1"/>
      <w:marLeft w:val="0"/>
      <w:marRight w:val="0"/>
      <w:marTop w:val="0"/>
      <w:marBottom w:val="0"/>
      <w:divBdr>
        <w:top w:val="none" w:sz="0" w:space="0" w:color="auto"/>
        <w:left w:val="none" w:sz="0" w:space="0" w:color="auto"/>
        <w:bottom w:val="none" w:sz="0" w:space="0" w:color="auto"/>
        <w:right w:val="none" w:sz="0" w:space="0" w:color="auto"/>
      </w:divBdr>
    </w:div>
    <w:div w:id="123472742">
      <w:bodyDiv w:val="1"/>
      <w:marLeft w:val="0"/>
      <w:marRight w:val="0"/>
      <w:marTop w:val="0"/>
      <w:marBottom w:val="0"/>
      <w:divBdr>
        <w:top w:val="none" w:sz="0" w:space="0" w:color="auto"/>
        <w:left w:val="none" w:sz="0" w:space="0" w:color="auto"/>
        <w:bottom w:val="none" w:sz="0" w:space="0" w:color="auto"/>
        <w:right w:val="none" w:sz="0" w:space="0" w:color="auto"/>
      </w:divBdr>
    </w:div>
    <w:div w:id="161743534">
      <w:bodyDiv w:val="1"/>
      <w:marLeft w:val="0"/>
      <w:marRight w:val="0"/>
      <w:marTop w:val="0"/>
      <w:marBottom w:val="0"/>
      <w:divBdr>
        <w:top w:val="none" w:sz="0" w:space="0" w:color="auto"/>
        <w:left w:val="none" w:sz="0" w:space="0" w:color="auto"/>
        <w:bottom w:val="none" w:sz="0" w:space="0" w:color="auto"/>
        <w:right w:val="none" w:sz="0" w:space="0" w:color="auto"/>
      </w:divBdr>
      <w:divsChild>
        <w:div w:id="1241594314">
          <w:marLeft w:val="0"/>
          <w:marRight w:val="0"/>
          <w:marTop w:val="0"/>
          <w:marBottom w:val="0"/>
          <w:divBdr>
            <w:top w:val="none" w:sz="0" w:space="0" w:color="auto"/>
            <w:left w:val="none" w:sz="0" w:space="0" w:color="auto"/>
            <w:bottom w:val="none" w:sz="0" w:space="0" w:color="auto"/>
            <w:right w:val="none" w:sz="0" w:space="0" w:color="auto"/>
          </w:divBdr>
          <w:divsChild>
            <w:div w:id="158356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3427">
      <w:bodyDiv w:val="1"/>
      <w:marLeft w:val="0"/>
      <w:marRight w:val="0"/>
      <w:marTop w:val="0"/>
      <w:marBottom w:val="0"/>
      <w:divBdr>
        <w:top w:val="none" w:sz="0" w:space="0" w:color="auto"/>
        <w:left w:val="none" w:sz="0" w:space="0" w:color="auto"/>
        <w:bottom w:val="none" w:sz="0" w:space="0" w:color="auto"/>
        <w:right w:val="none" w:sz="0" w:space="0" w:color="auto"/>
      </w:divBdr>
      <w:divsChild>
        <w:div w:id="319312155">
          <w:marLeft w:val="0"/>
          <w:marRight w:val="0"/>
          <w:marTop w:val="0"/>
          <w:marBottom w:val="0"/>
          <w:divBdr>
            <w:top w:val="none" w:sz="0" w:space="0" w:color="auto"/>
            <w:left w:val="none" w:sz="0" w:space="0" w:color="auto"/>
            <w:bottom w:val="none" w:sz="0" w:space="0" w:color="auto"/>
            <w:right w:val="none" w:sz="0" w:space="0" w:color="auto"/>
          </w:divBdr>
          <w:divsChild>
            <w:div w:id="87785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6268">
      <w:bodyDiv w:val="1"/>
      <w:marLeft w:val="0"/>
      <w:marRight w:val="0"/>
      <w:marTop w:val="0"/>
      <w:marBottom w:val="0"/>
      <w:divBdr>
        <w:top w:val="none" w:sz="0" w:space="0" w:color="auto"/>
        <w:left w:val="none" w:sz="0" w:space="0" w:color="auto"/>
        <w:bottom w:val="none" w:sz="0" w:space="0" w:color="auto"/>
        <w:right w:val="none" w:sz="0" w:space="0" w:color="auto"/>
      </w:divBdr>
    </w:div>
    <w:div w:id="282032235">
      <w:bodyDiv w:val="1"/>
      <w:marLeft w:val="0"/>
      <w:marRight w:val="0"/>
      <w:marTop w:val="0"/>
      <w:marBottom w:val="0"/>
      <w:divBdr>
        <w:top w:val="none" w:sz="0" w:space="0" w:color="auto"/>
        <w:left w:val="none" w:sz="0" w:space="0" w:color="auto"/>
        <w:bottom w:val="none" w:sz="0" w:space="0" w:color="auto"/>
        <w:right w:val="none" w:sz="0" w:space="0" w:color="auto"/>
      </w:divBdr>
      <w:divsChild>
        <w:div w:id="2078822729">
          <w:marLeft w:val="0"/>
          <w:marRight w:val="0"/>
          <w:marTop w:val="0"/>
          <w:marBottom w:val="0"/>
          <w:divBdr>
            <w:top w:val="none" w:sz="0" w:space="0" w:color="auto"/>
            <w:left w:val="none" w:sz="0" w:space="0" w:color="auto"/>
            <w:bottom w:val="none" w:sz="0" w:space="0" w:color="auto"/>
            <w:right w:val="none" w:sz="0" w:space="0" w:color="auto"/>
          </w:divBdr>
          <w:divsChild>
            <w:div w:id="47626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1818">
      <w:bodyDiv w:val="1"/>
      <w:marLeft w:val="0"/>
      <w:marRight w:val="0"/>
      <w:marTop w:val="0"/>
      <w:marBottom w:val="0"/>
      <w:divBdr>
        <w:top w:val="none" w:sz="0" w:space="0" w:color="auto"/>
        <w:left w:val="none" w:sz="0" w:space="0" w:color="auto"/>
        <w:bottom w:val="none" w:sz="0" w:space="0" w:color="auto"/>
        <w:right w:val="none" w:sz="0" w:space="0" w:color="auto"/>
      </w:divBdr>
    </w:div>
    <w:div w:id="359941064">
      <w:bodyDiv w:val="1"/>
      <w:marLeft w:val="0"/>
      <w:marRight w:val="0"/>
      <w:marTop w:val="0"/>
      <w:marBottom w:val="0"/>
      <w:divBdr>
        <w:top w:val="none" w:sz="0" w:space="0" w:color="auto"/>
        <w:left w:val="none" w:sz="0" w:space="0" w:color="auto"/>
        <w:bottom w:val="none" w:sz="0" w:space="0" w:color="auto"/>
        <w:right w:val="none" w:sz="0" w:space="0" w:color="auto"/>
      </w:divBdr>
    </w:div>
    <w:div w:id="411779283">
      <w:bodyDiv w:val="1"/>
      <w:marLeft w:val="0"/>
      <w:marRight w:val="0"/>
      <w:marTop w:val="0"/>
      <w:marBottom w:val="0"/>
      <w:divBdr>
        <w:top w:val="none" w:sz="0" w:space="0" w:color="auto"/>
        <w:left w:val="none" w:sz="0" w:space="0" w:color="auto"/>
        <w:bottom w:val="none" w:sz="0" w:space="0" w:color="auto"/>
        <w:right w:val="none" w:sz="0" w:space="0" w:color="auto"/>
      </w:divBdr>
    </w:div>
    <w:div w:id="428089654">
      <w:bodyDiv w:val="1"/>
      <w:marLeft w:val="0"/>
      <w:marRight w:val="0"/>
      <w:marTop w:val="0"/>
      <w:marBottom w:val="0"/>
      <w:divBdr>
        <w:top w:val="none" w:sz="0" w:space="0" w:color="auto"/>
        <w:left w:val="none" w:sz="0" w:space="0" w:color="auto"/>
        <w:bottom w:val="none" w:sz="0" w:space="0" w:color="auto"/>
        <w:right w:val="none" w:sz="0" w:space="0" w:color="auto"/>
      </w:divBdr>
    </w:div>
    <w:div w:id="434400845">
      <w:bodyDiv w:val="1"/>
      <w:marLeft w:val="0"/>
      <w:marRight w:val="0"/>
      <w:marTop w:val="0"/>
      <w:marBottom w:val="0"/>
      <w:divBdr>
        <w:top w:val="none" w:sz="0" w:space="0" w:color="auto"/>
        <w:left w:val="none" w:sz="0" w:space="0" w:color="auto"/>
        <w:bottom w:val="none" w:sz="0" w:space="0" w:color="auto"/>
        <w:right w:val="none" w:sz="0" w:space="0" w:color="auto"/>
      </w:divBdr>
    </w:div>
    <w:div w:id="442194884">
      <w:bodyDiv w:val="1"/>
      <w:marLeft w:val="0"/>
      <w:marRight w:val="0"/>
      <w:marTop w:val="0"/>
      <w:marBottom w:val="0"/>
      <w:divBdr>
        <w:top w:val="none" w:sz="0" w:space="0" w:color="auto"/>
        <w:left w:val="none" w:sz="0" w:space="0" w:color="auto"/>
        <w:bottom w:val="none" w:sz="0" w:space="0" w:color="auto"/>
        <w:right w:val="none" w:sz="0" w:space="0" w:color="auto"/>
      </w:divBdr>
    </w:div>
    <w:div w:id="465584822">
      <w:bodyDiv w:val="1"/>
      <w:marLeft w:val="0"/>
      <w:marRight w:val="0"/>
      <w:marTop w:val="0"/>
      <w:marBottom w:val="0"/>
      <w:divBdr>
        <w:top w:val="none" w:sz="0" w:space="0" w:color="auto"/>
        <w:left w:val="none" w:sz="0" w:space="0" w:color="auto"/>
        <w:bottom w:val="none" w:sz="0" w:space="0" w:color="auto"/>
        <w:right w:val="none" w:sz="0" w:space="0" w:color="auto"/>
      </w:divBdr>
    </w:div>
    <w:div w:id="482813192">
      <w:bodyDiv w:val="1"/>
      <w:marLeft w:val="0"/>
      <w:marRight w:val="0"/>
      <w:marTop w:val="0"/>
      <w:marBottom w:val="0"/>
      <w:divBdr>
        <w:top w:val="none" w:sz="0" w:space="0" w:color="auto"/>
        <w:left w:val="none" w:sz="0" w:space="0" w:color="auto"/>
        <w:bottom w:val="none" w:sz="0" w:space="0" w:color="auto"/>
        <w:right w:val="none" w:sz="0" w:space="0" w:color="auto"/>
      </w:divBdr>
    </w:div>
    <w:div w:id="502429635">
      <w:bodyDiv w:val="1"/>
      <w:marLeft w:val="0"/>
      <w:marRight w:val="0"/>
      <w:marTop w:val="0"/>
      <w:marBottom w:val="0"/>
      <w:divBdr>
        <w:top w:val="none" w:sz="0" w:space="0" w:color="auto"/>
        <w:left w:val="none" w:sz="0" w:space="0" w:color="auto"/>
        <w:bottom w:val="none" w:sz="0" w:space="0" w:color="auto"/>
        <w:right w:val="none" w:sz="0" w:space="0" w:color="auto"/>
      </w:divBdr>
    </w:div>
    <w:div w:id="505680765">
      <w:bodyDiv w:val="1"/>
      <w:marLeft w:val="0"/>
      <w:marRight w:val="0"/>
      <w:marTop w:val="0"/>
      <w:marBottom w:val="0"/>
      <w:divBdr>
        <w:top w:val="none" w:sz="0" w:space="0" w:color="auto"/>
        <w:left w:val="none" w:sz="0" w:space="0" w:color="auto"/>
        <w:bottom w:val="none" w:sz="0" w:space="0" w:color="auto"/>
        <w:right w:val="none" w:sz="0" w:space="0" w:color="auto"/>
      </w:divBdr>
    </w:div>
    <w:div w:id="506794526">
      <w:bodyDiv w:val="1"/>
      <w:marLeft w:val="0"/>
      <w:marRight w:val="0"/>
      <w:marTop w:val="0"/>
      <w:marBottom w:val="0"/>
      <w:divBdr>
        <w:top w:val="none" w:sz="0" w:space="0" w:color="auto"/>
        <w:left w:val="none" w:sz="0" w:space="0" w:color="auto"/>
        <w:bottom w:val="none" w:sz="0" w:space="0" w:color="auto"/>
        <w:right w:val="none" w:sz="0" w:space="0" w:color="auto"/>
      </w:divBdr>
      <w:divsChild>
        <w:div w:id="1416315637">
          <w:marLeft w:val="0"/>
          <w:marRight w:val="0"/>
          <w:marTop w:val="0"/>
          <w:marBottom w:val="0"/>
          <w:divBdr>
            <w:top w:val="none" w:sz="0" w:space="0" w:color="auto"/>
            <w:left w:val="none" w:sz="0" w:space="0" w:color="auto"/>
            <w:bottom w:val="none" w:sz="0" w:space="0" w:color="auto"/>
            <w:right w:val="none" w:sz="0" w:space="0" w:color="auto"/>
          </w:divBdr>
          <w:divsChild>
            <w:div w:id="701054261">
              <w:marLeft w:val="0"/>
              <w:marRight w:val="0"/>
              <w:marTop w:val="0"/>
              <w:marBottom w:val="0"/>
              <w:divBdr>
                <w:top w:val="single" w:sz="6" w:space="0" w:color="444444"/>
                <w:left w:val="single" w:sz="6" w:space="0" w:color="444444"/>
                <w:bottom w:val="single" w:sz="6" w:space="0" w:color="444444"/>
                <w:right w:val="none" w:sz="0" w:space="0" w:color="auto"/>
              </w:divBdr>
            </w:div>
            <w:div w:id="1667201185">
              <w:marLeft w:val="0"/>
              <w:marRight w:val="0"/>
              <w:marTop w:val="0"/>
              <w:marBottom w:val="0"/>
              <w:divBdr>
                <w:top w:val="none" w:sz="0" w:space="0" w:color="auto"/>
                <w:left w:val="none" w:sz="0" w:space="0" w:color="auto"/>
                <w:bottom w:val="none" w:sz="0" w:space="0" w:color="auto"/>
                <w:right w:val="none" w:sz="0" w:space="0" w:color="auto"/>
              </w:divBdr>
              <w:divsChild>
                <w:div w:id="11451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8969">
          <w:marLeft w:val="0"/>
          <w:marRight w:val="0"/>
          <w:marTop w:val="0"/>
          <w:marBottom w:val="0"/>
          <w:divBdr>
            <w:top w:val="single" w:sz="6" w:space="0" w:color="444444"/>
            <w:left w:val="single" w:sz="6" w:space="0" w:color="444444"/>
            <w:bottom w:val="single" w:sz="6" w:space="31" w:color="444444"/>
            <w:right w:val="single" w:sz="6" w:space="0" w:color="444444"/>
          </w:divBdr>
          <w:divsChild>
            <w:div w:id="98501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7671">
      <w:bodyDiv w:val="1"/>
      <w:marLeft w:val="0"/>
      <w:marRight w:val="0"/>
      <w:marTop w:val="0"/>
      <w:marBottom w:val="0"/>
      <w:divBdr>
        <w:top w:val="none" w:sz="0" w:space="0" w:color="auto"/>
        <w:left w:val="none" w:sz="0" w:space="0" w:color="auto"/>
        <w:bottom w:val="none" w:sz="0" w:space="0" w:color="auto"/>
        <w:right w:val="none" w:sz="0" w:space="0" w:color="auto"/>
      </w:divBdr>
    </w:div>
    <w:div w:id="547567629">
      <w:bodyDiv w:val="1"/>
      <w:marLeft w:val="0"/>
      <w:marRight w:val="0"/>
      <w:marTop w:val="0"/>
      <w:marBottom w:val="0"/>
      <w:divBdr>
        <w:top w:val="none" w:sz="0" w:space="0" w:color="auto"/>
        <w:left w:val="none" w:sz="0" w:space="0" w:color="auto"/>
        <w:bottom w:val="none" w:sz="0" w:space="0" w:color="auto"/>
        <w:right w:val="none" w:sz="0" w:space="0" w:color="auto"/>
      </w:divBdr>
    </w:div>
    <w:div w:id="549266050">
      <w:bodyDiv w:val="1"/>
      <w:marLeft w:val="0"/>
      <w:marRight w:val="0"/>
      <w:marTop w:val="0"/>
      <w:marBottom w:val="0"/>
      <w:divBdr>
        <w:top w:val="none" w:sz="0" w:space="0" w:color="auto"/>
        <w:left w:val="none" w:sz="0" w:space="0" w:color="auto"/>
        <w:bottom w:val="none" w:sz="0" w:space="0" w:color="auto"/>
        <w:right w:val="none" w:sz="0" w:space="0" w:color="auto"/>
      </w:divBdr>
      <w:divsChild>
        <w:div w:id="1344359483">
          <w:marLeft w:val="0"/>
          <w:marRight w:val="0"/>
          <w:marTop w:val="0"/>
          <w:marBottom w:val="0"/>
          <w:divBdr>
            <w:top w:val="none" w:sz="0" w:space="0" w:color="auto"/>
            <w:left w:val="none" w:sz="0" w:space="0" w:color="auto"/>
            <w:bottom w:val="none" w:sz="0" w:space="0" w:color="auto"/>
            <w:right w:val="none" w:sz="0" w:space="0" w:color="auto"/>
          </w:divBdr>
          <w:divsChild>
            <w:div w:id="18614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81917">
      <w:bodyDiv w:val="1"/>
      <w:marLeft w:val="0"/>
      <w:marRight w:val="0"/>
      <w:marTop w:val="0"/>
      <w:marBottom w:val="0"/>
      <w:divBdr>
        <w:top w:val="none" w:sz="0" w:space="0" w:color="auto"/>
        <w:left w:val="none" w:sz="0" w:space="0" w:color="auto"/>
        <w:bottom w:val="none" w:sz="0" w:space="0" w:color="auto"/>
        <w:right w:val="none" w:sz="0" w:space="0" w:color="auto"/>
      </w:divBdr>
    </w:div>
    <w:div w:id="618611839">
      <w:bodyDiv w:val="1"/>
      <w:marLeft w:val="0"/>
      <w:marRight w:val="0"/>
      <w:marTop w:val="0"/>
      <w:marBottom w:val="0"/>
      <w:divBdr>
        <w:top w:val="none" w:sz="0" w:space="0" w:color="auto"/>
        <w:left w:val="none" w:sz="0" w:space="0" w:color="auto"/>
        <w:bottom w:val="none" w:sz="0" w:space="0" w:color="auto"/>
        <w:right w:val="none" w:sz="0" w:space="0" w:color="auto"/>
      </w:divBdr>
    </w:div>
    <w:div w:id="716779645">
      <w:bodyDiv w:val="1"/>
      <w:marLeft w:val="0"/>
      <w:marRight w:val="0"/>
      <w:marTop w:val="0"/>
      <w:marBottom w:val="0"/>
      <w:divBdr>
        <w:top w:val="none" w:sz="0" w:space="0" w:color="auto"/>
        <w:left w:val="none" w:sz="0" w:space="0" w:color="auto"/>
        <w:bottom w:val="none" w:sz="0" w:space="0" w:color="auto"/>
        <w:right w:val="none" w:sz="0" w:space="0" w:color="auto"/>
      </w:divBdr>
    </w:div>
    <w:div w:id="741367530">
      <w:bodyDiv w:val="1"/>
      <w:marLeft w:val="0"/>
      <w:marRight w:val="0"/>
      <w:marTop w:val="0"/>
      <w:marBottom w:val="0"/>
      <w:divBdr>
        <w:top w:val="none" w:sz="0" w:space="0" w:color="auto"/>
        <w:left w:val="none" w:sz="0" w:space="0" w:color="auto"/>
        <w:bottom w:val="none" w:sz="0" w:space="0" w:color="auto"/>
        <w:right w:val="none" w:sz="0" w:space="0" w:color="auto"/>
      </w:divBdr>
    </w:div>
    <w:div w:id="794181465">
      <w:bodyDiv w:val="1"/>
      <w:marLeft w:val="0"/>
      <w:marRight w:val="0"/>
      <w:marTop w:val="0"/>
      <w:marBottom w:val="0"/>
      <w:divBdr>
        <w:top w:val="none" w:sz="0" w:space="0" w:color="auto"/>
        <w:left w:val="none" w:sz="0" w:space="0" w:color="auto"/>
        <w:bottom w:val="none" w:sz="0" w:space="0" w:color="auto"/>
        <w:right w:val="none" w:sz="0" w:space="0" w:color="auto"/>
      </w:divBdr>
      <w:divsChild>
        <w:div w:id="1220359263">
          <w:marLeft w:val="0"/>
          <w:marRight w:val="0"/>
          <w:marTop w:val="0"/>
          <w:marBottom w:val="0"/>
          <w:divBdr>
            <w:top w:val="none" w:sz="0" w:space="0" w:color="auto"/>
            <w:left w:val="none" w:sz="0" w:space="0" w:color="auto"/>
            <w:bottom w:val="none" w:sz="0" w:space="0" w:color="auto"/>
            <w:right w:val="none" w:sz="0" w:space="0" w:color="auto"/>
          </w:divBdr>
          <w:divsChild>
            <w:div w:id="13619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4439">
      <w:bodyDiv w:val="1"/>
      <w:marLeft w:val="0"/>
      <w:marRight w:val="0"/>
      <w:marTop w:val="0"/>
      <w:marBottom w:val="0"/>
      <w:divBdr>
        <w:top w:val="none" w:sz="0" w:space="0" w:color="auto"/>
        <w:left w:val="none" w:sz="0" w:space="0" w:color="auto"/>
        <w:bottom w:val="none" w:sz="0" w:space="0" w:color="auto"/>
        <w:right w:val="none" w:sz="0" w:space="0" w:color="auto"/>
      </w:divBdr>
    </w:div>
    <w:div w:id="824081965">
      <w:bodyDiv w:val="1"/>
      <w:marLeft w:val="0"/>
      <w:marRight w:val="0"/>
      <w:marTop w:val="0"/>
      <w:marBottom w:val="0"/>
      <w:divBdr>
        <w:top w:val="none" w:sz="0" w:space="0" w:color="auto"/>
        <w:left w:val="none" w:sz="0" w:space="0" w:color="auto"/>
        <w:bottom w:val="none" w:sz="0" w:space="0" w:color="auto"/>
        <w:right w:val="none" w:sz="0" w:space="0" w:color="auto"/>
      </w:divBdr>
    </w:div>
    <w:div w:id="856579802">
      <w:bodyDiv w:val="1"/>
      <w:marLeft w:val="0"/>
      <w:marRight w:val="0"/>
      <w:marTop w:val="0"/>
      <w:marBottom w:val="0"/>
      <w:divBdr>
        <w:top w:val="none" w:sz="0" w:space="0" w:color="auto"/>
        <w:left w:val="none" w:sz="0" w:space="0" w:color="auto"/>
        <w:bottom w:val="none" w:sz="0" w:space="0" w:color="auto"/>
        <w:right w:val="none" w:sz="0" w:space="0" w:color="auto"/>
      </w:divBdr>
      <w:divsChild>
        <w:div w:id="139465347">
          <w:marLeft w:val="0"/>
          <w:marRight w:val="0"/>
          <w:marTop w:val="0"/>
          <w:marBottom w:val="0"/>
          <w:divBdr>
            <w:top w:val="none" w:sz="0" w:space="0" w:color="auto"/>
            <w:left w:val="none" w:sz="0" w:space="0" w:color="auto"/>
            <w:bottom w:val="none" w:sz="0" w:space="0" w:color="auto"/>
            <w:right w:val="none" w:sz="0" w:space="0" w:color="auto"/>
          </w:divBdr>
          <w:divsChild>
            <w:div w:id="684524795">
              <w:marLeft w:val="0"/>
              <w:marRight w:val="0"/>
              <w:marTop w:val="0"/>
              <w:marBottom w:val="0"/>
              <w:divBdr>
                <w:top w:val="none" w:sz="0" w:space="0" w:color="auto"/>
                <w:left w:val="none" w:sz="0" w:space="0" w:color="auto"/>
                <w:bottom w:val="none" w:sz="0" w:space="0" w:color="auto"/>
                <w:right w:val="none" w:sz="0" w:space="0" w:color="auto"/>
              </w:divBdr>
            </w:div>
            <w:div w:id="526989798">
              <w:marLeft w:val="0"/>
              <w:marRight w:val="0"/>
              <w:marTop w:val="0"/>
              <w:marBottom w:val="0"/>
              <w:divBdr>
                <w:top w:val="none" w:sz="0" w:space="0" w:color="auto"/>
                <w:left w:val="none" w:sz="0" w:space="0" w:color="auto"/>
                <w:bottom w:val="none" w:sz="0" w:space="0" w:color="auto"/>
                <w:right w:val="none" w:sz="0" w:space="0" w:color="auto"/>
              </w:divBdr>
            </w:div>
            <w:div w:id="144526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59108">
      <w:bodyDiv w:val="1"/>
      <w:marLeft w:val="0"/>
      <w:marRight w:val="0"/>
      <w:marTop w:val="0"/>
      <w:marBottom w:val="0"/>
      <w:divBdr>
        <w:top w:val="none" w:sz="0" w:space="0" w:color="auto"/>
        <w:left w:val="none" w:sz="0" w:space="0" w:color="auto"/>
        <w:bottom w:val="none" w:sz="0" w:space="0" w:color="auto"/>
        <w:right w:val="none" w:sz="0" w:space="0" w:color="auto"/>
      </w:divBdr>
      <w:divsChild>
        <w:div w:id="606039085">
          <w:marLeft w:val="0"/>
          <w:marRight w:val="0"/>
          <w:marTop w:val="0"/>
          <w:marBottom w:val="0"/>
          <w:divBdr>
            <w:top w:val="none" w:sz="0" w:space="0" w:color="auto"/>
            <w:left w:val="none" w:sz="0" w:space="0" w:color="auto"/>
            <w:bottom w:val="none" w:sz="0" w:space="0" w:color="auto"/>
            <w:right w:val="none" w:sz="0" w:space="0" w:color="auto"/>
          </w:divBdr>
          <w:divsChild>
            <w:div w:id="128213521">
              <w:marLeft w:val="0"/>
              <w:marRight w:val="0"/>
              <w:marTop w:val="0"/>
              <w:marBottom w:val="0"/>
              <w:divBdr>
                <w:top w:val="single" w:sz="6" w:space="0" w:color="444444"/>
                <w:left w:val="single" w:sz="6" w:space="0" w:color="444444"/>
                <w:bottom w:val="single" w:sz="6" w:space="0" w:color="444444"/>
                <w:right w:val="none" w:sz="0" w:space="0" w:color="auto"/>
              </w:divBdr>
            </w:div>
            <w:div w:id="1822766725">
              <w:marLeft w:val="0"/>
              <w:marRight w:val="0"/>
              <w:marTop w:val="0"/>
              <w:marBottom w:val="0"/>
              <w:divBdr>
                <w:top w:val="none" w:sz="0" w:space="0" w:color="auto"/>
                <w:left w:val="none" w:sz="0" w:space="0" w:color="auto"/>
                <w:bottom w:val="none" w:sz="0" w:space="0" w:color="auto"/>
                <w:right w:val="none" w:sz="0" w:space="0" w:color="auto"/>
              </w:divBdr>
              <w:divsChild>
                <w:div w:id="1359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37793">
          <w:marLeft w:val="0"/>
          <w:marRight w:val="0"/>
          <w:marTop w:val="0"/>
          <w:marBottom w:val="0"/>
          <w:divBdr>
            <w:top w:val="single" w:sz="6" w:space="0" w:color="444444"/>
            <w:left w:val="single" w:sz="6" w:space="0" w:color="444444"/>
            <w:bottom w:val="single" w:sz="6" w:space="31" w:color="444444"/>
            <w:right w:val="single" w:sz="6" w:space="0" w:color="444444"/>
          </w:divBdr>
          <w:divsChild>
            <w:div w:id="9004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70725">
      <w:bodyDiv w:val="1"/>
      <w:marLeft w:val="0"/>
      <w:marRight w:val="0"/>
      <w:marTop w:val="0"/>
      <w:marBottom w:val="0"/>
      <w:divBdr>
        <w:top w:val="none" w:sz="0" w:space="0" w:color="auto"/>
        <w:left w:val="none" w:sz="0" w:space="0" w:color="auto"/>
        <w:bottom w:val="none" w:sz="0" w:space="0" w:color="auto"/>
        <w:right w:val="none" w:sz="0" w:space="0" w:color="auto"/>
      </w:divBdr>
    </w:div>
    <w:div w:id="946935471">
      <w:bodyDiv w:val="1"/>
      <w:marLeft w:val="0"/>
      <w:marRight w:val="0"/>
      <w:marTop w:val="0"/>
      <w:marBottom w:val="0"/>
      <w:divBdr>
        <w:top w:val="none" w:sz="0" w:space="0" w:color="auto"/>
        <w:left w:val="none" w:sz="0" w:space="0" w:color="auto"/>
        <w:bottom w:val="none" w:sz="0" w:space="0" w:color="auto"/>
        <w:right w:val="none" w:sz="0" w:space="0" w:color="auto"/>
      </w:divBdr>
    </w:div>
    <w:div w:id="973365693">
      <w:bodyDiv w:val="1"/>
      <w:marLeft w:val="0"/>
      <w:marRight w:val="0"/>
      <w:marTop w:val="0"/>
      <w:marBottom w:val="0"/>
      <w:divBdr>
        <w:top w:val="none" w:sz="0" w:space="0" w:color="auto"/>
        <w:left w:val="none" w:sz="0" w:space="0" w:color="auto"/>
        <w:bottom w:val="none" w:sz="0" w:space="0" w:color="auto"/>
        <w:right w:val="none" w:sz="0" w:space="0" w:color="auto"/>
      </w:divBdr>
      <w:divsChild>
        <w:div w:id="1949384847">
          <w:marLeft w:val="0"/>
          <w:marRight w:val="0"/>
          <w:marTop w:val="0"/>
          <w:marBottom w:val="0"/>
          <w:divBdr>
            <w:top w:val="none" w:sz="0" w:space="0" w:color="auto"/>
            <w:left w:val="none" w:sz="0" w:space="0" w:color="auto"/>
            <w:bottom w:val="none" w:sz="0" w:space="0" w:color="auto"/>
            <w:right w:val="none" w:sz="0" w:space="0" w:color="auto"/>
          </w:divBdr>
          <w:divsChild>
            <w:div w:id="18158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09851">
      <w:bodyDiv w:val="1"/>
      <w:marLeft w:val="0"/>
      <w:marRight w:val="0"/>
      <w:marTop w:val="0"/>
      <w:marBottom w:val="0"/>
      <w:divBdr>
        <w:top w:val="none" w:sz="0" w:space="0" w:color="auto"/>
        <w:left w:val="none" w:sz="0" w:space="0" w:color="auto"/>
        <w:bottom w:val="none" w:sz="0" w:space="0" w:color="auto"/>
        <w:right w:val="none" w:sz="0" w:space="0" w:color="auto"/>
      </w:divBdr>
    </w:div>
    <w:div w:id="987056507">
      <w:bodyDiv w:val="1"/>
      <w:marLeft w:val="0"/>
      <w:marRight w:val="0"/>
      <w:marTop w:val="0"/>
      <w:marBottom w:val="0"/>
      <w:divBdr>
        <w:top w:val="none" w:sz="0" w:space="0" w:color="auto"/>
        <w:left w:val="none" w:sz="0" w:space="0" w:color="auto"/>
        <w:bottom w:val="none" w:sz="0" w:space="0" w:color="auto"/>
        <w:right w:val="none" w:sz="0" w:space="0" w:color="auto"/>
      </w:divBdr>
    </w:div>
    <w:div w:id="997683845">
      <w:bodyDiv w:val="1"/>
      <w:marLeft w:val="0"/>
      <w:marRight w:val="0"/>
      <w:marTop w:val="0"/>
      <w:marBottom w:val="0"/>
      <w:divBdr>
        <w:top w:val="none" w:sz="0" w:space="0" w:color="auto"/>
        <w:left w:val="none" w:sz="0" w:space="0" w:color="auto"/>
        <w:bottom w:val="none" w:sz="0" w:space="0" w:color="auto"/>
        <w:right w:val="none" w:sz="0" w:space="0" w:color="auto"/>
      </w:divBdr>
    </w:div>
    <w:div w:id="1013069325">
      <w:bodyDiv w:val="1"/>
      <w:marLeft w:val="0"/>
      <w:marRight w:val="0"/>
      <w:marTop w:val="0"/>
      <w:marBottom w:val="0"/>
      <w:divBdr>
        <w:top w:val="none" w:sz="0" w:space="0" w:color="auto"/>
        <w:left w:val="none" w:sz="0" w:space="0" w:color="auto"/>
        <w:bottom w:val="none" w:sz="0" w:space="0" w:color="auto"/>
        <w:right w:val="none" w:sz="0" w:space="0" w:color="auto"/>
      </w:divBdr>
    </w:div>
    <w:div w:id="1027176487">
      <w:bodyDiv w:val="1"/>
      <w:marLeft w:val="0"/>
      <w:marRight w:val="0"/>
      <w:marTop w:val="0"/>
      <w:marBottom w:val="0"/>
      <w:divBdr>
        <w:top w:val="none" w:sz="0" w:space="0" w:color="auto"/>
        <w:left w:val="none" w:sz="0" w:space="0" w:color="auto"/>
        <w:bottom w:val="none" w:sz="0" w:space="0" w:color="auto"/>
        <w:right w:val="none" w:sz="0" w:space="0" w:color="auto"/>
      </w:divBdr>
    </w:div>
    <w:div w:id="1040862303">
      <w:bodyDiv w:val="1"/>
      <w:marLeft w:val="0"/>
      <w:marRight w:val="0"/>
      <w:marTop w:val="0"/>
      <w:marBottom w:val="0"/>
      <w:divBdr>
        <w:top w:val="none" w:sz="0" w:space="0" w:color="auto"/>
        <w:left w:val="none" w:sz="0" w:space="0" w:color="auto"/>
        <w:bottom w:val="none" w:sz="0" w:space="0" w:color="auto"/>
        <w:right w:val="none" w:sz="0" w:space="0" w:color="auto"/>
      </w:divBdr>
    </w:div>
    <w:div w:id="1085762035">
      <w:bodyDiv w:val="1"/>
      <w:marLeft w:val="0"/>
      <w:marRight w:val="0"/>
      <w:marTop w:val="0"/>
      <w:marBottom w:val="0"/>
      <w:divBdr>
        <w:top w:val="none" w:sz="0" w:space="0" w:color="auto"/>
        <w:left w:val="none" w:sz="0" w:space="0" w:color="auto"/>
        <w:bottom w:val="none" w:sz="0" w:space="0" w:color="auto"/>
        <w:right w:val="none" w:sz="0" w:space="0" w:color="auto"/>
      </w:divBdr>
      <w:divsChild>
        <w:div w:id="2059280451">
          <w:marLeft w:val="0"/>
          <w:marRight w:val="0"/>
          <w:marTop w:val="0"/>
          <w:marBottom w:val="0"/>
          <w:divBdr>
            <w:top w:val="none" w:sz="0" w:space="0" w:color="auto"/>
            <w:left w:val="none" w:sz="0" w:space="0" w:color="auto"/>
            <w:bottom w:val="none" w:sz="0" w:space="0" w:color="auto"/>
            <w:right w:val="none" w:sz="0" w:space="0" w:color="auto"/>
          </w:divBdr>
          <w:divsChild>
            <w:div w:id="17105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665699">
      <w:bodyDiv w:val="1"/>
      <w:marLeft w:val="0"/>
      <w:marRight w:val="0"/>
      <w:marTop w:val="0"/>
      <w:marBottom w:val="0"/>
      <w:divBdr>
        <w:top w:val="none" w:sz="0" w:space="0" w:color="auto"/>
        <w:left w:val="none" w:sz="0" w:space="0" w:color="auto"/>
        <w:bottom w:val="none" w:sz="0" w:space="0" w:color="auto"/>
        <w:right w:val="none" w:sz="0" w:space="0" w:color="auto"/>
      </w:divBdr>
    </w:div>
    <w:div w:id="1124691430">
      <w:bodyDiv w:val="1"/>
      <w:marLeft w:val="0"/>
      <w:marRight w:val="0"/>
      <w:marTop w:val="0"/>
      <w:marBottom w:val="0"/>
      <w:divBdr>
        <w:top w:val="none" w:sz="0" w:space="0" w:color="auto"/>
        <w:left w:val="none" w:sz="0" w:space="0" w:color="auto"/>
        <w:bottom w:val="none" w:sz="0" w:space="0" w:color="auto"/>
        <w:right w:val="none" w:sz="0" w:space="0" w:color="auto"/>
      </w:divBdr>
    </w:div>
    <w:div w:id="1128279935">
      <w:bodyDiv w:val="1"/>
      <w:marLeft w:val="0"/>
      <w:marRight w:val="0"/>
      <w:marTop w:val="0"/>
      <w:marBottom w:val="0"/>
      <w:divBdr>
        <w:top w:val="none" w:sz="0" w:space="0" w:color="auto"/>
        <w:left w:val="none" w:sz="0" w:space="0" w:color="auto"/>
        <w:bottom w:val="none" w:sz="0" w:space="0" w:color="auto"/>
        <w:right w:val="none" w:sz="0" w:space="0" w:color="auto"/>
      </w:divBdr>
    </w:div>
    <w:div w:id="1175150512">
      <w:bodyDiv w:val="1"/>
      <w:marLeft w:val="0"/>
      <w:marRight w:val="0"/>
      <w:marTop w:val="0"/>
      <w:marBottom w:val="0"/>
      <w:divBdr>
        <w:top w:val="none" w:sz="0" w:space="0" w:color="auto"/>
        <w:left w:val="none" w:sz="0" w:space="0" w:color="auto"/>
        <w:bottom w:val="none" w:sz="0" w:space="0" w:color="auto"/>
        <w:right w:val="none" w:sz="0" w:space="0" w:color="auto"/>
      </w:divBdr>
      <w:divsChild>
        <w:div w:id="334383768">
          <w:marLeft w:val="0"/>
          <w:marRight w:val="0"/>
          <w:marTop w:val="0"/>
          <w:marBottom w:val="0"/>
          <w:divBdr>
            <w:top w:val="none" w:sz="0" w:space="0" w:color="auto"/>
            <w:left w:val="none" w:sz="0" w:space="0" w:color="auto"/>
            <w:bottom w:val="none" w:sz="0" w:space="0" w:color="auto"/>
            <w:right w:val="none" w:sz="0" w:space="0" w:color="auto"/>
          </w:divBdr>
          <w:divsChild>
            <w:div w:id="34702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8597">
      <w:bodyDiv w:val="1"/>
      <w:marLeft w:val="0"/>
      <w:marRight w:val="0"/>
      <w:marTop w:val="0"/>
      <w:marBottom w:val="0"/>
      <w:divBdr>
        <w:top w:val="none" w:sz="0" w:space="0" w:color="auto"/>
        <w:left w:val="none" w:sz="0" w:space="0" w:color="auto"/>
        <w:bottom w:val="none" w:sz="0" w:space="0" w:color="auto"/>
        <w:right w:val="none" w:sz="0" w:space="0" w:color="auto"/>
      </w:divBdr>
    </w:div>
    <w:div w:id="1246263385">
      <w:bodyDiv w:val="1"/>
      <w:marLeft w:val="0"/>
      <w:marRight w:val="0"/>
      <w:marTop w:val="0"/>
      <w:marBottom w:val="0"/>
      <w:divBdr>
        <w:top w:val="none" w:sz="0" w:space="0" w:color="auto"/>
        <w:left w:val="none" w:sz="0" w:space="0" w:color="auto"/>
        <w:bottom w:val="none" w:sz="0" w:space="0" w:color="auto"/>
        <w:right w:val="none" w:sz="0" w:space="0" w:color="auto"/>
      </w:divBdr>
    </w:div>
    <w:div w:id="1258322002">
      <w:bodyDiv w:val="1"/>
      <w:marLeft w:val="0"/>
      <w:marRight w:val="0"/>
      <w:marTop w:val="0"/>
      <w:marBottom w:val="0"/>
      <w:divBdr>
        <w:top w:val="none" w:sz="0" w:space="0" w:color="auto"/>
        <w:left w:val="none" w:sz="0" w:space="0" w:color="auto"/>
        <w:bottom w:val="none" w:sz="0" w:space="0" w:color="auto"/>
        <w:right w:val="none" w:sz="0" w:space="0" w:color="auto"/>
      </w:divBdr>
    </w:div>
    <w:div w:id="1275551857">
      <w:bodyDiv w:val="1"/>
      <w:marLeft w:val="0"/>
      <w:marRight w:val="0"/>
      <w:marTop w:val="0"/>
      <w:marBottom w:val="0"/>
      <w:divBdr>
        <w:top w:val="none" w:sz="0" w:space="0" w:color="auto"/>
        <w:left w:val="none" w:sz="0" w:space="0" w:color="auto"/>
        <w:bottom w:val="none" w:sz="0" w:space="0" w:color="auto"/>
        <w:right w:val="none" w:sz="0" w:space="0" w:color="auto"/>
      </w:divBdr>
      <w:divsChild>
        <w:div w:id="341132425">
          <w:marLeft w:val="0"/>
          <w:marRight w:val="0"/>
          <w:marTop w:val="0"/>
          <w:marBottom w:val="0"/>
          <w:divBdr>
            <w:top w:val="none" w:sz="0" w:space="0" w:color="auto"/>
            <w:left w:val="none" w:sz="0" w:space="0" w:color="auto"/>
            <w:bottom w:val="none" w:sz="0" w:space="0" w:color="auto"/>
            <w:right w:val="none" w:sz="0" w:space="0" w:color="auto"/>
          </w:divBdr>
          <w:divsChild>
            <w:div w:id="22800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8599">
      <w:bodyDiv w:val="1"/>
      <w:marLeft w:val="0"/>
      <w:marRight w:val="0"/>
      <w:marTop w:val="0"/>
      <w:marBottom w:val="0"/>
      <w:divBdr>
        <w:top w:val="none" w:sz="0" w:space="0" w:color="auto"/>
        <w:left w:val="none" w:sz="0" w:space="0" w:color="auto"/>
        <w:bottom w:val="none" w:sz="0" w:space="0" w:color="auto"/>
        <w:right w:val="none" w:sz="0" w:space="0" w:color="auto"/>
      </w:divBdr>
    </w:div>
    <w:div w:id="1333291590">
      <w:bodyDiv w:val="1"/>
      <w:marLeft w:val="0"/>
      <w:marRight w:val="0"/>
      <w:marTop w:val="0"/>
      <w:marBottom w:val="0"/>
      <w:divBdr>
        <w:top w:val="none" w:sz="0" w:space="0" w:color="auto"/>
        <w:left w:val="none" w:sz="0" w:space="0" w:color="auto"/>
        <w:bottom w:val="none" w:sz="0" w:space="0" w:color="auto"/>
        <w:right w:val="none" w:sz="0" w:space="0" w:color="auto"/>
      </w:divBdr>
    </w:div>
    <w:div w:id="1375078754">
      <w:bodyDiv w:val="1"/>
      <w:marLeft w:val="0"/>
      <w:marRight w:val="0"/>
      <w:marTop w:val="0"/>
      <w:marBottom w:val="0"/>
      <w:divBdr>
        <w:top w:val="none" w:sz="0" w:space="0" w:color="auto"/>
        <w:left w:val="none" w:sz="0" w:space="0" w:color="auto"/>
        <w:bottom w:val="none" w:sz="0" w:space="0" w:color="auto"/>
        <w:right w:val="none" w:sz="0" w:space="0" w:color="auto"/>
      </w:divBdr>
    </w:div>
    <w:div w:id="1388070988">
      <w:bodyDiv w:val="1"/>
      <w:marLeft w:val="0"/>
      <w:marRight w:val="0"/>
      <w:marTop w:val="0"/>
      <w:marBottom w:val="0"/>
      <w:divBdr>
        <w:top w:val="none" w:sz="0" w:space="0" w:color="auto"/>
        <w:left w:val="none" w:sz="0" w:space="0" w:color="auto"/>
        <w:bottom w:val="none" w:sz="0" w:space="0" w:color="auto"/>
        <w:right w:val="none" w:sz="0" w:space="0" w:color="auto"/>
      </w:divBdr>
    </w:div>
    <w:div w:id="1411732398">
      <w:bodyDiv w:val="1"/>
      <w:marLeft w:val="0"/>
      <w:marRight w:val="0"/>
      <w:marTop w:val="0"/>
      <w:marBottom w:val="0"/>
      <w:divBdr>
        <w:top w:val="none" w:sz="0" w:space="0" w:color="auto"/>
        <w:left w:val="none" w:sz="0" w:space="0" w:color="auto"/>
        <w:bottom w:val="none" w:sz="0" w:space="0" w:color="auto"/>
        <w:right w:val="none" w:sz="0" w:space="0" w:color="auto"/>
      </w:divBdr>
    </w:div>
    <w:div w:id="1431974573">
      <w:bodyDiv w:val="1"/>
      <w:marLeft w:val="0"/>
      <w:marRight w:val="0"/>
      <w:marTop w:val="0"/>
      <w:marBottom w:val="0"/>
      <w:divBdr>
        <w:top w:val="none" w:sz="0" w:space="0" w:color="auto"/>
        <w:left w:val="none" w:sz="0" w:space="0" w:color="auto"/>
        <w:bottom w:val="none" w:sz="0" w:space="0" w:color="auto"/>
        <w:right w:val="none" w:sz="0" w:space="0" w:color="auto"/>
      </w:divBdr>
    </w:div>
    <w:div w:id="1436437227">
      <w:bodyDiv w:val="1"/>
      <w:marLeft w:val="0"/>
      <w:marRight w:val="0"/>
      <w:marTop w:val="0"/>
      <w:marBottom w:val="0"/>
      <w:divBdr>
        <w:top w:val="none" w:sz="0" w:space="0" w:color="auto"/>
        <w:left w:val="none" w:sz="0" w:space="0" w:color="auto"/>
        <w:bottom w:val="none" w:sz="0" w:space="0" w:color="auto"/>
        <w:right w:val="none" w:sz="0" w:space="0" w:color="auto"/>
      </w:divBdr>
    </w:div>
    <w:div w:id="1466657479">
      <w:bodyDiv w:val="1"/>
      <w:marLeft w:val="0"/>
      <w:marRight w:val="0"/>
      <w:marTop w:val="0"/>
      <w:marBottom w:val="0"/>
      <w:divBdr>
        <w:top w:val="none" w:sz="0" w:space="0" w:color="auto"/>
        <w:left w:val="none" w:sz="0" w:space="0" w:color="auto"/>
        <w:bottom w:val="none" w:sz="0" w:space="0" w:color="auto"/>
        <w:right w:val="none" w:sz="0" w:space="0" w:color="auto"/>
      </w:divBdr>
    </w:div>
    <w:div w:id="1489519638">
      <w:bodyDiv w:val="1"/>
      <w:marLeft w:val="0"/>
      <w:marRight w:val="0"/>
      <w:marTop w:val="0"/>
      <w:marBottom w:val="0"/>
      <w:divBdr>
        <w:top w:val="none" w:sz="0" w:space="0" w:color="auto"/>
        <w:left w:val="none" w:sz="0" w:space="0" w:color="auto"/>
        <w:bottom w:val="none" w:sz="0" w:space="0" w:color="auto"/>
        <w:right w:val="none" w:sz="0" w:space="0" w:color="auto"/>
      </w:divBdr>
    </w:div>
    <w:div w:id="1502039536">
      <w:bodyDiv w:val="1"/>
      <w:marLeft w:val="0"/>
      <w:marRight w:val="0"/>
      <w:marTop w:val="0"/>
      <w:marBottom w:val="0"/>
      <w:divBdr>
        <w:top w:val="none" w:sz="0" w:space="0" w:color="auto"/>
        <w:left w:val="none" w:sz="0" w:space="0" w:color="auto"/>
        <w:bottom w:val="none" w:sz="0" w:space="0" w:color="auto"/>
        <w:right w:val="none" w:sz="0" w:space="0" w:color="auto"/>
      </w:divBdr>
    </w:div>
    <w:div w:id="1536506697">
      <w:bodyDiv w:val="1"/>
      <w:marLeft w:val="0"/>
      <w:marRight w:val="0"/>
      <w:marTop w:val="0"/>
      <w:marBottom w:val="0"/>
      <w:divBdr>
        <w:top w:val="none" w:sz="0" w:space="0" w:color="auto"/>
        <w:left w:val="none" w:sz="0" w:space="0" w:color="auto"/>
        <w:bottom w:val="none" w:sz="0" w:space="0" w:color="auto"/>
        <w:right w:val="none" w:sz="0" w:space="0" w:color="auto"/>
      </w:divBdr>
    </w:div>
    <w:div w:id="1537696057">
      <w:bodyDiv w:val="1"/>
      <w:marLeft w:val="0"/>
      <w:marRight w:val="0"/>
      <w:marTop w:val="0"/>
      <w:marBottom w:val="0"/>
      <w:divBdr>
        <w:top w:val="none" w:sz="0" w:space="0" w:color="auto"/>
        <w:left w:val="none" w:sz="0" w:space="0" w:color="auto"/>
        <w:bottom w:val="none" w:sz="0" w:space="0" w:color="auto"/>
        <w:right w:val="none" w:sz="0" w:space="0" w:color="auto"/>
      </w:divBdr>
      <w:divsChild>
        <w:div w:id="1466003670">
          <w:marLeft w:val="0"/>
          <w:marRight w:val="0"/>
          <w:marTop w:val="0"/>
          <w:marBottom w:val="0"/>
          <w:divBdr>
            <w:top w:val="none" w:sz="0" w:space="0" w:color="auto"/>
            <w:left w:val="none" w:sz="0" w:space="0" w:color="auto"/>
            <w:bottom w:val="none" w:sz="0" w:space="0" w:color="auto"/>
            <w:right w:val="none" w:sz="0" w:space="0" w:color="auto"/>
          </w:divBdr>
          <w:divsChild>
            <w:div w:id="83264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3276">
      <w:bodyDiv w:val="1"/>
      <w:marLeft w:val="0"/>
      <w:marRight w:val="0"/>
      <w:marTop w:val="0"/>
      <w:marBottom w:val="0"/>
      <w:divBdr>
        <w:top w:val="none" w:sz="0" w:space="0" w:color="auto"/>
        <w:left w:val="none" w:sz="0" w:space="0" w:color="auto"/>
        <w:bottom w:val="none" w:sz="0" w:space="0" w:color="auto"/>
        <w:right w:val="none" w:sz="0" w:space="0" w:color="auto"/>
      </w:divBdr>
      <w:divsChild>
        <w:div w:id="863052795">
          <w:marLeft w:val="0"/>
          <w:marRight w:val="0"/>
          <w:marTop w:val="0"/>
          <w:marBottom w:val="0"/>
          <w:divBdr>
            <w:top w:val="none" w:sz="0" w:space="0" w:color="auto"/>
            <w:left w:val="none" w:sz="0" w:space="0" w:color="auto"/>
            <w:bottom w:val="none" w:sz="0" w:space="0" w:color="auto"/>
            <w:right w:val="none" w:sz="0" w:space="0" w:color="auto"/>
          </w:divBdr>
          <w:divsChild>
            <w:div w:id="1942637320">
              <w:marLeft w:val="0"/>
              <w:marRight w:val="0"/>
              <w:marTop w:val="0"/>
              <w:marBottom w:val="0"/>
              <w:divBdr>
                <w:top w:val="none" w:sz="0" w:space="0" w:color="auto"/>
                <w:left w:val="none" w:sz="0" w:space="0" w:color="auto"/>
                <w:bottom w:val="none" w:sz="0" w:space="0" w:color="auto"/>
                <w:right w:val="none" w:sz="0" w:space="0" w:color="auto"/>
              </w:divBdr>
            </w:div>
            <w:div w:id="19162700">
              <w:marLeft w:val="0"/>
              <w:marRight w:val="0"/>
              <w:marTop w:val="0"/>
              <w:marBottom w:val="0"/>
              <w:divBdr>
                <w:top w:val="none" w:sz="0" w:space="0" w:color="auto"/>
                <w:left w:val="none" w:sz="0" w:space="0" w:color="auto"/>
                <w:bottom w:val="none" w:sz="0" w:space="0" w:color="auto"/>
                <w:right w:val="none" w:sz="0" w:space="0" w:color="auto"/>
              </w:divBdr>
            </w:div>
            <w:div w:id="589656876">
              <w:marLeft w:val="0"/>
              <w:marRight w:val="0"/>
              <w:marTop w:val="0"/>
              <w:marBottom w:val="0"/>
              <w:divBdr>
                <w:top w:val="none" w:sz="0" w:space="0" w:color="auto"/>
                <w:left w:val="none" w:sz="0" w:space="0" w:color="auto"/>
                <w:bottom w:val="none" w:sz="0" w:space="0" w:color="auto"/>
                <w:right w:val="none" w:sz="0" w:space="0" w:color="auto"/>
              </w:divBdr>
            </w:div>
            <w:div w:id="449008627">
              <w:marLeft w:val="0"/>
              <w:marRight w:val="0"/>
              <w:marTop w:val="0"/>
              <w:marBottom w:val="0"/>
              <w:divBdr>
                <w:top w:val="none" w:sz="0" w:space="0" w:color="auto"/>
                <w:left w:val="none" w:sz="0" w:space="0" w:color="auto"/>
                <w:bottom w:val="none" w:sz="0" w:space="0" w:color="auto"/>
                <w:right w:val="none" w:sz="0" w:space="0" w:color="auto"/>
              </w:divBdr>
            </w:div>
            <w:div w:id="5616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40973">
      <w:bodyDiv w:val="1"/>
      <w:marLeft w:val="0"/>
      <w:marRight w:val="0"/>
      <w:marTop w:val="0"/>
      <w:marBottom w:val="0"/>
      <w:divBdr>
        <w:top w:val="none" w:sz="0" w:space="0" w:color="auto"/>
        <w:left w:val="none" w:sz="0" w:space="0" w:color="auto"/>
        <w:bottom w:val="none" w:sz="0" w:space="0" w:color="auto"/>
        <w:right w:val="none" w:sz="0" w:space="0" w:color="auto"/>
      </w:divBdr>
    </w:div>
    <w:div w:id="1647007645">
      <w:bodyDiv w:val="1"/>
      <w:marLeft w:val="0"/>
      <w:marRight w:val="0"/>
      <w:marTop w:val="0"/>
      <w:marBottom w:val="0"/>
      <w:divBdr>
        <w:top w:val="none" w:sz="0" w:space="0" w:color="auto"/>
        <w:left w:val="none" w:sz="0" w:space="0" w:color="auto"/>
        <w:bottom w:val="none" w:sz="0" w:space="0" w:color="auto"/>
        <w:right w:val="none" w:sz="0" w:space="0" w:color="auto"/>
      </w:divBdr>
    </w:div>
    <w:div w:id="1693384882">
      <w:bodyDiv w:val="1"/>
      <w:marLeft w:val="0"/>
      <w:marRight w:val="0"/>
      <w:marTop w:val="0"/>
      <w:marBottom w:val="0"/>
      <w:divBdr>
        <w:top w:val="none" w:sz="0" w:space="0" w:color="auto"/>
        <w:left w:val="none" w:sz="0" w:space="0" w:color="auto"/>
        <w:bottom w:val="none" w:sz="0" w:space="0" w:color="auto"/>
        <w:right w:val="none" w:sz="0" w:space="0" w:color="auto"/>
      </w:divBdr>
    </w:div>
    <w:div w:id="1708992558">
      <w:bodyDiv w:val="1"/>
      <w:marLeft w:val="0"/>
      <w:marRight w:val="0"/>
      <w:marTop w:val="0"/>
      <w:marBottom w:val="0"/>
      <w:divBdr>
        <w:top w:val="none" w:sz="0" w:space="0" w:color="auto"/>
        <w:left w:val="none" w:sz="0" w:space="0" w:color="auto"/>
        <w:bottom w:val="none" w:sz="0" w:space="0" w:color="auto"/>
        <w:right w:val="none" w:sz="0" w:space="0" w:color="auto"/>
      </w:divBdr>
    </w:div>
    <w:div w:id="1747872376">
      <w:bodyDiv w:val="1"/>
      <w:marLeft w:val="0"/>
      <w:marRight w:val="0"/>
      <w:marTop w:val="0"/>
      <w:marBottom w:val="0"/>
      <w:divBdr>
        <w:top w:val="none" w:sz="0" w:space="0" w:color="auto"/>
        <w:left w:val="none" w:sz="0" w:space="0" w:color="auto"/>
        <w:bottom w:val="none" w:sz="0" w:space="0" w:color="auto"/>
        <w:right w:val="none" w:sz="0" w:space="0" w:color="auto"/>
      </w:divBdr>
    </w:div>
    <w:div w:id="1774738301">
      <w:bodyDiv w:val="1"/>
      <w:marLeft w:val="0"/>
      <w:marRight w:val="0"/>
      <w:marTop w:val="0"/>
      <w:marBottom w:val="0"/>
      <w:divBdr>
        <w:top w:val="none" w:sz="0" w:space="0" w:color="auto"/>
        <w:left w:val="none" w:sz="0" w:space="0" w:color="auto"/>
        <w:bottom w:val="none" w:sz="0" w:space="0" w:color="auto"/>
        <w:right w:val="none" w:sz="0" w:space="0" w:color="auto"/>
      </w:divBdr>
    </w:div>
    <w:div w:id="1790779114">
      <w:bodyDiv w:val="1"/>
      <w:marLeft w:val="0"/>
      <w:marRight w:val="0"/>
      <w:marTop w:val="0"/>
      <w:marBottom w:val="0"/>
      <w:divBdr>
        <w:top w:val="none" w:sz="0" w:space="0" w:color="auto"/>
        <w:left w:val="none" w:sz="0" w:space="0" w:color="auto"/>
        <w:bottom w:val="none" w:sz="0" w:space="0" w:color="auto"/>
        <w:right w:val="none" w:sz="0" w:space="0" w:color="auto"/>
      </w:divBdr>
      <w:divsChild>
        <w:div w:id="858392859">
          <w:marLeft w:val="0"/>
          <w:marRight w:val="0"/>
          <w:marTop w:val="0"/>
          <w:marBottom w:val="0"/>
          <w:divBdr>
            <w:top w:val="none" w:sz="0" w:space="0" w:color="auto"/>
            <w:left w:val="none" w:sz="0" w:space="0" w:color="auto"/>
            <w:bottom w:val="none" w:sz="0" w:space="0" w:color="auto"/>
            <w:right w:val="none" w:sz="0" w:space="0" w:color="auto"/>
          </w:divBdr>
          <w:divsChild>
            <w:div w:id="11811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84225">
      <w:bodyDiv w:val="1"/>
      <w:marLeft w:val="0"/>
      <w:marRight w:val="0"/>
      <w:marTop w:val="0"/>
      <w:marBottom w:val="0"/>
      <w:divBdr>
        <w:top w:val="none" w:sz="0" w:space="0" w:color="auto"/>
        <w:left w:val="none" w:sz="0" w:space="0" w:color="auto"/>
        <w:bottom w:val="none" w:sz="0" w:space="0" w:color="auto"/>
        <w:right w:val="none" w:sz="0" w:space="0" w:color="auto"/>
      </w:divBdr>
    </w:div>
    <w:div w:id="1918051552">
      <w:bodyDiv w:val="1"/>
      <w:marLeft w:val="0"/>
      <w:marRight w:val="0"/>
      <w:marTop w:val="0"/>
      <w:marBottom w:val="0"/>
      <w:divBdr>
        <w:top w:val="none" w:sz="0" w:space="0" w:color="auto"/>
        <w:left w:val="none" w:sz="0" w:space="0" w:color="auto"/>
        <w:bottom w:val="none" w:sz="0" w:space="0" w:color="auto"/>
        <w:right w:val="none" w:sz="0" w:space="0" w:color="auto"/>
      </w:divBdr>
    </w:div>
    <w:div w:id="1965847869">
      <w:bodyDiv w:val="1"/>
      <w:marLeft w:val="0"/>
      <w:marRight w:val="0"/>
      <w:marTop w:val="0"/>
      <w:marBottom w:val="0"/>
      <w:divBdr>
        <w:top w:val="none" w:sz="0" w:space="0" w:color="auto"/>
        <w:left w:val="none" w:sz="0" w:space="0" w:color="auto"/>
        <w:bottom w:val="none" w:sz="0" w:space="0" w:color="auto"/>
        <w:right w:val="none" w:sz="0" w:space="0" w:color="auto"/>
      </w:divBdr>
    </w:div>
    <w:div w:id="1976328340">
      <w:bodyDiv w:val="1"/>
      <w:marLeft w:val="0"/>
      <w:marRight w:val="0"/>
      <w:marTop w:val="0"/>
      <w:marBottom w:val="0"/>
      <w:divBdr>
        <w:top w:val="none" w:sz="0" w:space="0" w:color="auto"/>
        <w:left w:val="none" w:sz="0" w:space="0" w:color="auto"/>
        <w:bottom w:val="none" w:sz="0" w:space="0" w:color="auto"/>
        <w:right w:val="none" w:sz="0" w:space="0" w:color="auto"/>
      </w:divBdr>
    </w:div>
    <w:div w:id="1976906398">
      <w:bodyDiv w:val="1"/>
      <w:marLeft w:val="0"/>
      <w:marRight w:val="0"/>
      <w:marTop w:val="0"/>
      <w:marBottom w:val="0"/>
      <w:divBdr>
        <w:top w:val="none" w:sz="0" w:space="0" w:color="auto"/>
        <w:left w:val="none" w:sz="0" w:space="0" w:color="auto"/>
        <w:bottom w:val="none" w:sz="0" w:space="0" w:color="auto"/>
        <w:right w:val="none" w:sz="0" w:space="0" w:color="auto"/>
      </w:divBdr>
    </w:div>
    <w:div w:id="2014185675">
      <w:bodyDiv w:val="1"/>
      <w:marLeft w:val="0"/>
      <w:marRight w:val="0"/>
      <w:marTop w:val="0"/>
      <w:marBottom w:val="0"/>
      <w:divBdr>
        <w:top w:val="none" w:sz="0" w:space="0" w:color="auto"/>
        <w:left w:val="none" w:sz="0" w:space="0" w:color="auto"/>
        <w:bottom w:val="none" w:sz="0" w:space="0" w:color="auto"/>
        <w:right w:val="none" w:sz="0" w:space="0" w:color="auto"/>
      </w:divBdr>
    </w:div>
    <w:div w:id="2022927235">
      <w:bodyDiv w:val="1"/>
      <w:marLeft w:val="0"/>
      <w:marRight w:val="0"/>
      <w:marTop w:val="0"/>
      <w:marBottom w:val="0"/>
      <w:divBdr>
        <w:top w:val="none" w:sz="0" w:space="0" w:color="auto"/>
        <w:left w:val="none" w:sz="0" w:space="0" w:color="auto"/>
        <w:bottom w:val="none" w:sz="0" w:space="0" w:color="auto"/>
        <w:right w:val="none" w:sz="0" w:space="0" w:color="auto"/>
      </w:divBdr>
    </w:div>
    <w:div w:id="2034570776">
      <w:bodyDiv w:val="1"/>
      <w:marLeft w:val="0"/>
      <w:marRight w:val="0"/>
      <w:marTop w:val="0"/>
      <w:marBottom w:val="0"/>
      <w:divBdr>
        <w:top w:val="none" w:sz="0" w:space="0" w:color="auto"/>
        <w:left w:val="none" w:sz="0" w:space="0" w:color="auto"/>
        <w:bottom w:val="none" w:sz="0" w:space="0" w:color="auto"/>
        <w:right w:val="none" w:sz="0" w:space="0" w:color="auto"/>
      </w:divBdr>
    </w:div>
    <w:div w:id="2066292114">
      <w:bodyDiv w:val="1"/>
      <w:marLeft w:val="0"/>
      <w:marRight w:val="0"/>
      <w:marTop w:val="0"/>
      <w:marBottom w:val="0"/>
      <w:divBdr>
        <w:top w:val="none" w:sz="0" w:space="0" w:color="auto"/>
        <w:left w:val="none" w:sz="0" w:space="0" w:color="auto"/>
        <w:bottom w:val="none" w:sz="0" w:space="0" w:color="auto"/>
        <w:right w:val="none" w:sz="0" w:space="0" w:color="auto"/>
      </w:divBdr>
    </w:div>
    <w:div w:id="2070642214">
      <w:bodyDiv w:val="1"/>
      <w:marLeft w:val="0"/>
      <w:marRight w:val="0"/>
      <w:marTop w:val="0"/>
      <w:marBottom w:val="0"/>
      <w:divBdr>
        <w:top w:val="none" w:sz="0" w:space="0" w:color="auto"/>
        <w:left w:val="none" w:sz="0" w:space="0" w:color="auto"/>
        <w:bottom w:val="none" w:sz="0" w:space="0" w:color="auto"/>
        <w:right w:val="none" w:sz="0" w:space="0" w:color="auto"/>
      </w:divBdr>
    </w:div>
    <w:div w:id="2074503465">
      <w:bodyDiv w:val="1"/>
      <w:marLeft w:val="0"/>
      <w:marRight w:val="0"/>
      <w:marTop w:val="0"/>
      <w:marBottom w:val="0"/>
      <w:divBdr>
        <w:top w:val="none" w:sz="0" w:space="0" w:color="auto"/>
        <w:left w:val="none" w:sz="0" w:space="0" w:color="auto"/>
        <w:bottom w:val="none" w:sz="0" w:space="0" w:color="auto"/>
        <w:right w:val="none" w:sz="0" w:space="0" w:color="auto"/>
      </w:divBdr>
      <w:divsChild>
        <w:div w:id="530847442">
          <w:marLeft w:val="0"/>
          <w:marRight w:val="0"/>
          <w:marTop w:val="0"/>
          <w:marBottom w:val="0"/>
          <w:divBdr>
            <w:top w:val="none" w:sz="0" w:space="0" w:color="auto"/>
            <w:left w:val="none" w:sz="0" w:space="0" w:color="auto"/>
            <w:bottom w:val="none" w:sz="0" w:space="0" w:color="auto"/>
            <w:right w:val="none" w:sz="0" w:space="0" w:color="auto"/>
          </w:divBdr>
          <w:divsChild>
            <w:div w:id="44529786">
              <w:marLeft w:val="0"/>
              <w:marRight w:val="0"/>
              <w:marTop w:val="0"/>
              <w:marBottom w:val="0"/>
              <w:divBdr>
                <w:top w:val="none" w:sz="0" w:space="0" w:color="auto"/>
                <w:left w:val="none" w:sz="0" w:space="0" w:color="auto"/>
                <w:bottom w:val="none" w:sz="0" w:space="0" w:color="auto"/>
                <w:right w:val="none" w:sz="0" w:space="0" w:color="auto"/>
              </w:divBdr>
            </w:div>
            <w:div w:id="131951510">
              <w:marLeft w:val="0"/>
              <w:marRight w:val="0"/>
              <w:marTop w:val="0"/>
              <w:marBottom w:val="0"/>
              <w:divBdr>
                <w:top w:val="none" w:sz="0" w:space="0" w:color="auto"/>
                <w:left w:val="none" w:sz="0" w:space="0" w:color="auto"/>
                <w:bottom w:val="none" w:sz="0" w:space="0" w:color="auto"/>
                <w:right w:val="none" w:sz="0" w:space="0" w:color="auto"/>
              </w:divBdr>
            </w:div>
            <w:div w:id="18043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6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colab.research.google.com/drive/10r4utjADSwBsMQXS3a-q0wKyLl_mFmXH?usp=shar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A3000-2437-4515-B189-A79C35468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19</Pages>
  <Words>2496</Words>
  <Characters>15501</Characters>
  <Application>Microsoft Office Word</Application>
  <DocSecurity>0</DocSecurity>
  <Lines>129</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Debjani Ghosh</dc:creator>
  <cp:lastModifiedBy>Ayush Maurya</cp:lastModifiedBy>
  <cp:revision>156</cp:revision>
  <dcterms:created xsi:type="dcterms:W3CDTF">2024-11-27T15:17:00Z</dcterms:created>
  <dcterms:modified xsi:type="dcterms:W3CDTF">2024-11-27T19:06:00Z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2022-08-20T00:00:00Z</vt:filetime>
  </property>
  <property fmtid="{D5CDD505-2E9C-101B-9397-08002B2CF9AE}" pid="3" name="Creator">
    <vt:lpwstr>Microsoft® Word for Microsoft 365</vt:lpwstr>
  </property>
  <property fmtid="{D5CDD505-2E9C-101B-9397-08002B2CF9AE}" pid="4" name="LastSaved">
    <vt:filetime>2022-08-26T00:00:00Z</vt:filetime>
  </property>
  <property fmtid="{D5CDD505-2E9C-101B-9397-08002B2CF9AE}" pid="5" name="GrammarlyDocumentId">
    <vt:lpwstr>348f0cc8953c2d084516310b406c7e5e056ce216a344d196ce051f971dbc1362</vt:lpwstr>
  </property>
</Properties>
</file>